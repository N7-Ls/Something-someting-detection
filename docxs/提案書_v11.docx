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7FEE9" w14:textId="77777777" w:rsidR="00466C87" w:rsidRDefault="00466C87" w:rsidP="00466C87">
      <w:pPr>
        <w:jc w:val="center"/>
        <w:rPr>
          <w:rFonts w:ascii="標楷體" w:eastAsia="標楷體" w:hAnsi="標楷體"/>
          <w:b/>
          <w:sz w:val="52"/>
          <w:szCs w:val="52"/>
        </w:rPr>
      </w:pPr>
    </w:p>
    <w:p w14:paraId="5E8B156C" w14:textId="77777777" w:rsidR="00466C87" w:rsidRDefault="00466C87" w:rsidP="00466C87">
      <w:pPr>
        <w:jc w:val="center"/>
        <w:rPr>
          <w:rFonts w:ascii="標楷體" w:eastAsia="標楷體" w:hAnsi="標楷體"/>
          <w:b/>
          <w:sz w:val="52"/>
          <w:szCs w:val="52"/>
        </w:rPr>
      </w:pPr>
    </w:p>
    <w:p w14:paraId="18C1B5D7" w14:textId="77777777" w:rsidR="00466C87" w:rsidRDefault="00466C87" w:rsidP="00466C87">
      <w:pPr>
        <w:jc w:val="center"/>
        <w:rPr>
          <w:rFonts w:ascii="標楷體" w:eastAsia="標楷體" w:hAnsi="標楷體"/>
          <w:b/>
          <w:sz w:val="52"/>
          <w:szCs w:val="52"/>
        </w:rPr>
      </w:pPr>
    </w:p>
    <w:p w14:paraId="5A69B845" w14:textId="77777777" w:rsidR="00466C87" w:rsidRDefault="00466C87" w:rsidP="00466C87">
      <w:pPr>
        <w:jc w:val="center"/>
        <w:rPr>
          <w:rFonts w:ascii="標楷體" w:eastAsia="標楷體" w:hAnsi="標楷體"/>
          <w:b/>
          <w:sz w:val="52"/>
          <w:szCs w:val="52"/>
        </w:rPr>
      </w:pPr>
    </w:p>
    <w:p w14:paraId="24CF0DA1" w14:textId="77777777" w:rsidR="00466C87" w:rsidRDefault="00466C87" w:rsidP="00466C87">
      <w:pPr>
        <w:jc w:val="center"/>
        <w:rPr>
          <w:rFonts w:ascii="標楷體" w:eastAsia="標楷體" w:hAnsi="標楷體"/>
          <w:b/>
          <w:sz w:val="52"/>
          <w:szCs w:val="52"/>
        </w:rPr>
      </w:pPr>
    </w:p>
    <w:p w14:paraId="364A95CE" w14:textId="4AE6E7E4" w:rsidR="00466C87" w:rsidDel="009B47C1" w:rsidRDefault="006212D5" w:rsidP="00466C87">
      <w:pPr>
        <w:jc w:val="center"/>
        <w:rPr>
          <w:del w:id="0" w:author="宏中 李" w:date="2026-02-13T12:32:00Z"/>
          <w:rFonts w:ascii="標楷體" w:eastAsia="標楷體" w:hAnsi="標楷體"/>
          <w:b/>
          <w:sz w:val="52"/>
          <w:szCs w:val="52"/>
        </w:rPr>
      </w:pPr>
      <w:commentRangeStart w:id="1"/>
      <w:del w:id="2" w:author="林柏言" w:date="2026-02-16T16:13:00Z">
        <w:r w:rsidRPr="00466C87" w:rsidDel="00AA33EE">
          <w:rPr>
            <w:rFonts w:ascii="標楷體" w:eastAsia="標楷體" w:hAnsi="標楷體" w:hint="eastAsia"/>
            <w:b/>
            <w:sz w:val="52"/>
            <w:szCs w:val="52"/>
          </w:rPr>
          <w:delText>人工智慧産品創意計畫提案書</w:delText>
        </w:r>
        <w:commentRangeEnd w:id="1"/>
        <w:r w:rsidR="009B47C1" w:rsidDel="00AA33EE">
          <w:rPr>
            <w:rStyle w:val="a9"/>
          </w:rPr>
          <w:commentReference w:id="1"/>
        </w:r>
      </w:del>
    </w:p>
    <w:p w14:paraId="6661E224" w14:textId="77777777" w:rsidR="00466C87" w:rsidRDefault="00466C87" w:rsidP="00466C87">
      <w:pPr>
        <w:jc w:val="center"/>
        <w:rPr>
          <w:rFonts w:ascii="標楷體" w:eastAsia="標楷體" w:hAnsi="標楷體"/>
          <w:b/>
          <w:sz w:val="52"/>
          <w:szCs w:val="52"/>
        </w:rPr>
      </w:pPr>
    </w:p>
    <w:p w14:paraId="542D64E8" w14:textId="77777777" w:rsidR="00466C87" w:rsidRPr="00466C87" w:rsidRDefault="00466C87" w:rsidP="00466C87">
      <w:pPr>
        <w:jc w:val="center"/>
        <w:rPr>
          <w:rFonts w:ascii="標楷體" w:eastAsia="標楷體" w:hAnsi="標楷體"/>
          <w:b/>
          <w:sz w:val="52"/>
          <w:szCs w:val="52"/>
        </w:rPr>
      </w:pPr>
    </w:p>
    <w:p w14:paraId="6C84EC59" w14:textId="77777777" w:rsidR="00113B01" w:rsidRDefault="00ED72AB" w:rsidP="00466C87">
      <w:pPr>
        <w:jc w:val="center"/>
        <w:rPr>
          <w:rFonts w:ascii="標楷體" w:eastAsia="標楷體" w:hAnsi="標楷體"/>
          <w:b/>
        </w:rPr>
      </w:pPr>
      <w:r w:rsidRPr="00ED72AB">
        <w:rPr>
          <w:rFonts w:ascii="標楷體" w:eastAsia="標楷體" w:hAnsi="標楷體" w:hint="eastAsia"/>
          <w:b/>
          <w:sz w:val="40"/>
          <w:szCs w:val="40"/>
        </w:rPr>
        <w:t>基於多工視覺融合架構之共享機車主動式安全防護系統研製</w:t>
      </w:r>
    </w:p>
    <w:p w14:paraId="426C0AE4" w14:textId="77777777" w:rsidR="00466C87" w:rsidRDefault="00466C87" w:rsidP="00466C87">
      <w:pPr>
        <w:jc w:val="center"/>
        <w:rPr>
          <w:rFonts w:ascii="標楷體" w:eastAsia="標楷體" w:hAnsi="標楷體"/>
          <w:b/>
        </w:rPr>
      </w:pPr>
    </w:p>
    <w:p w14:paraId="45EAB0B5" w14:textId="77777777" w:rsidR="00466C87" w:rsidRDefault="00466C87" w:rsidP="00466C87">
      <w:pPr>
        <w:jc w:val="center"/>
        <w:rPr>
          <w:rFonts w:ascii="標楷體" w:eastAsia="標楷體" w:hAnsi="標楷體"/>
          <w:b/>
        </w:rPr>
      </w:pPr>
    </w:p>
    <w:p w14:paraId="5789EE76" w14:textId="77777777" w:rsidR="00466C87" w:rsidRDefault="00466C87" w:rsidP="00466C87">
      <w:pPr>
        <w:jc w:val="center"/>
        <w:rPr>
          <w:rFonts w:ascii="標楷體" w:eastAsia="標楷體" w:hAnsi="標楷體"/>
          <w:b/>
        </w:rPr>
      </w:pPr>
    </w:p>
    <w:p w14:paraId="618E157C" w14:textId="77777777" w:rsidR="00466C87" w:rsidRDefault="00466C87" w:rsidP="00466C87">
      <w:pPr>
        <w:jc w:val="center"/>
        <w:rPr>
          <w:rFonts w:ascii="標楷體" w:eastAsia="標楷體" w:hAnsi="標楷體"/>
          <w:b/>
        </w:rPr>
      </w:pPr>
    </w:p>
    <w:p w14:paraId="22DB101D" w14:textId="77777777" w:rsidR="00466C87" w:rsidRDefault="00466C87" w:rsidP="00466C87">
      <w:pPr>
        <w:jc w:val="center"/>
        <w:rPr>
          <w:rFonts w:ascii="標楷體" w:eastAsia="標楷體" w:hAnsi="標楷體"/>
          <w:b/>
        </w:rPr>
      </w:pPr>
    </w:p>
    <w:p w14:paraId="4905E8C0" w14:textId="77777777" w:rsidR="00466C87" w:rsidRPr="00466C87" w:rsidRDefault="00466C87" w:rsidP="00466C87">
      <w:pPr>
        <w:jc w:val="center"/>
        <w:rPr>
          <w:rFonts w:ascii="標楷體" w:eastAsia="標楷體" w:hAnsi="標楷體"/>
          <w:b/>
        </w:rPr>
      </w:pPr>
    </w:p>
    <w:p w14:paraId="02BEDAC8" w14:textId="77777777" w:rsidR="00113B01" w:rsidRPr="00466C87" w:rsidRDefault="006212D5" w:rsidP="00466C87">
      <w:pPr>
        <w:jc w:val="center"/>
        <w:rPr>
          <w:rFonts w:ascii="標楷體" w:eastAsia="標楷體" w:hAnsi="標楷體"/>
          <w:b/>
          <w:sz w:val="40"/>
          <w:szCs w:val="40"/>
        </w:rPr>
      </w:pPr>
      <w:r w:rsidRPr="00466C87">
        <w:rPr>
          <w:rFonts w:ascii="標楷體" w:eastAsia="標楷體" w:hAnsi="標楷體" w:hint="eastAsia"/>
          <w:b/>
          <w:sz w:val="40"/>
          <w:szCs w:val="40"/>
        </w:rPr>
        <w:t>組員：王詩琦、林柏言</w:t>
      </w:r>
    </w:p>
    <w:p w14:paraId="6EDBD3A4" w14:textId="77777777" w:rsidR="00113B01" w:rsidRPr="00466C87" w:rsidRDefault="00113B01">
      <w:pPr>
        <w:widowControl/>
        <w:rPr>
          <w:rFonts w:ascii="標楷體" w:eastAsia="標楷體" w:hAnsi="標楷體"/>
          <w:b/>
        </w:rPr>
      </w:pPr>
      <w:r w:rsidRPr="00466C87">
        <w:rPr>
          <w:rFonts w:ascii="標楷體" w:eastAsia="標楷體" w:hAnsi="標楷體"/>
          <w:b/>
        </w:rPr>
        <w:br w:type="page"/>
      </w:r>
    </w:p>
    <w:p w14:paraId="77933DAA" w14:textId="77777777" w:rsidR="008D5048" w:rsidRPr="00184201" w:rsidRDefault="008D5048" w:rsidP="008D5048">
      <w:pPr>
        <w:pStyle w:val="a3"/>
        <w:widowControl/>
        <w:numPr>
          <w:ilvl w:val="0"/>
          <w:numId w:val="2"/>
        </w:numPr>
        <w:ind w:leftChars="0"/>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lastRenderedPageBreak/>
        <w:t>摘要</w:t>
      </w:r>
    </w:p>
    <w:p w14:paraId="209FFEF5" w14:textId="62639C54" w:rsidR="00184201" w:rsidRPr="00F46053" w:rsidRDefault="00197461" w:rsidP="00197461">
      <w:pPr>
        <w:widowControl/>
        <w:ind w:firstLine="480"/>
        <w:jc w:val="both"/>
        <w:rPr>
          <w:rFonts w:ascii="Times New Roman" w:eastAsia="標楷體" w:hAnsi="Times New Roman" w:cs="Times New Roman"/>
        </w:rPr>
      </w:pPr>
      <w:r w:rsidRPr="00197461">
        <w:rPr>
          <w:rFonts w:ascii="Times New Roman" w:eastAsia="標楷體" w:hAnsi="Times New Roman" w:cs="Times New Roman" w:hint="eastAsia"/>
        </w:rPr>
        <w:t>共享</w:t>
      </w:r>
      <w:r>
        <w:rPr>
          <w:rFonts w:ascii="Times New Roman" w:eastAsia="標楷體" w:hAnsi="Times New Roman" w:cs="Times New Roman" w:hint="eastAsia"/>
        </w:rPr>
        <w:t>機車</w:t>
      </w:r>
      <w:r w:rsidRPr="00197461">
        <w:rPr>
          <w:rFonts w:ascii="Times New Roman" w:eastAsia="標楷體" w:hAnsi="Times New Roman" w:cs="Times New Roman" w:hint="eastAsia"/>
        </w:rPr>
        <w:t>近年來已成為智慧城市中不可或缺的交通選擇。然而，現行系統在身分驗證與動態監控上存在嚴重漏洞，導致未成年無照駕駛、</w:t>
      </w:r>
      <w:r w:rsidR="00850616">
        <w:rPr>
          <w:rFonts w:ascii="Times New Roman" w:eastAsia="標楷體" w:hAnsi="Times New Roman" w:cs="Times New Roman" w:hint="eastAsia"/>
        </w:rPr>
        <w:t>未依規定配戴</w:t>
      </w:r>
      <w:r w:rsidRPr="00197461">
        <w:rPr>
          <w:rFonts w:ascii="Times New Roman" w:eastAsia="標楷體" w:hAnsi="Times New Roman" w:cs="Times New Roman" w:hint="eastAsia"/>
        </w:rPr>
        <w:t>安全帽及疲勞駕駛頻傳。為此，本研究提出「基於多工視覺融合之共享機車主動式安全防護系統」。技術上採用</w:t>
      </w:r>
      <w:r w:rsidRPr="00197461">
        <w:rPr>
          <w:rFonts w:ascii="Times New Roman" w:eastAsia="標楷體" w:hAnsi="Times New Roman" w:cs="Times New Roman" w:hint="eastAsia"/>
        </w:rPr>
        <w:t xml:space="preserve"> ResNet-34 </w:t>
      </w:r>
      <w:r w:rsidRPr="00197461">
        <w:rPr>
          <w:rFonts w:ascii="Times New Roman" w:eastAsia="標楷體" w:hAnsi="Times New Roman" w:cs="Times New Roman" w:hint="eastAsia"/>
        </w:rPr>
        <w:t>結合單樣本學習</w:t>
      </w:r>
      <w:proofErr w:type="gramStart"/>
      <w:r w:rsidRPr="00197461">
        <w:rPr>
          <w:rFonts w:ascii="Times New Roman" w:eastAsia="標楷體" w:hAnsi="Times New Roman" w:cs="Times New Roman" w:hint="eastAsia"/>
        </w:rPr>
        <w:t>實現低數據實</w:t>
      </w:r>
      <w:proofErr w:type="gramEnd"/>
      <w:r w:rsidRPr="00197461">
        <w:rPr>
          <w:rFonts w:ascii="Times New Roman" w:eastAsia="標楷體" w:hAnsi="Times New Roman" w:cs="Times New Roman" w:hint="eastAsia"/>
        </w:rPr>
        <w:t>名驗證；透過</w:t>
      </w:r>
      <w:r w:rsidRPr="00197461">
        <w:rPr>
          <w:rFonts w:ascii="Times New Roman" w:eastAsia="標楷體" w:hAnsi="Times New Roman" w:cs="Times New Roman" w:hint="eastAsia"/>
        </w:rPr>
        <w:t xml:space="preserve"> MediaPipe </w:t>
      </w:r>
      <w:r w:rsidRPr="00197461">
        <w:rPr>
          <w:rFonts w:ascii="Times New Roman" w:eastAsia="標楷體" w:hAnsi="Times New Roman" w:cs="Times New Roman" w:hint="eastAsia"/>
        </w:rPr>
        <w:t>與</w:t>
      </w:r>
      <w:r w:rsidRPr="00197461">
        <w:rPr>
          <w:rFonts w:ascii="Times New Roman" w:eastAsia="標楷體" w:hAnsi="Times New Roman" w:cs="Times New Roman" w:hint="eastAsia"/>
        </w:rPr>
        <w:t xml:space="preserve"> MobileNetV2 </w:t>
      </w:r>
      <w:r w:rsidRPr="00197461">
        <w:rPr>
          <w:rFonts w:ascii="Times New Roman" w:eastAsia="標楷體" w:hAnsi="Times New Roman" w:cs="Times New Roman" w:hint="eastAsia"/>
        </w:rPr>
        <w:t>進行</w:t>
      </w:r>
      <w:r w:rsidRPr="00197461">
        <w:rPr>
          <w:rFonts w:ascii="Times New Roman" w:eastAsia="標楷體" w:hAnsi="Times New Roman" w:cs="Times New Roman" w:hint="eastAsia"/>
        </w:rPr>
        <w:t xml:space="preserve"> </w:t>
      </w:r>
      <w:commentRangeStart w:id="3"/>
      <w:r w:rsidRPr="00197461">
        <w:rPr>
          <w:rFonts w:ascii="Times New Roman" w:eastAsia="標楷體" w:hAnsi="Times New Roman" w:cs="Times New Roman" w:hint="eastAsia"/>
        </w:rPr>
        <w:t>ROI</w:t>
      </w:r>
      <w:commentRangeEnd w:id="3"/>
      <w:r w:rsidR="009B47C1">
        <w:rPr>
          <w:rStyle w:val="a9"/>
        </w:rPr>
        <w:commentReference w:id="3"/>
      </w:r>
      <w:r w:rsidRPr="00197461">
        <w:rPr>
          <w:rFonts w:ascii="Times New Roman" w:eastAsia="標楷體" w:hAnsi="Times New Roman" w:cs="Times New Roman" w:hint="eastAsia"/>
        </w:rPr>
        <w:t xml:space="preserve"> </w:t>
      </w:r>
      <w:r w:rsidRPr="00197461">
        <w:rPr>
          <w:rFonts w:ascii="Times New Roman" w:eastAsia="標楷體" w:hAnsi="Times New Roman" w:cs="Times New Roman" w:hint="eastAsia"/>
        </w:rPr>
        <w:t>材質分析以防堵安全帽作弊；並整合</w:t>
      </w:r>
      <w:r w:rsidRPr="00197461">
        <w:rPr>
          <w:rFonts w:ascii="Times New Roman" w:eastAsia="標楷體" w:hAnsi="Times New Roman" w:cs="Times New Roman" w:hint="eastAsia"/>
        </w:rPr>
        <w:t xml:space="preserve"> YOLOv8-Pose </w:t>
      </w:r>
      <w:r w:rsidRPr="00197461">
        <w:rPr>
          <w:rFonts w:ascii="Times New Roman" w:eastAsia="標楷體" w:hAnsi="Times New Roman" w:cs="Times New Roman" w:hint="eastAsia"/>
        </w:rPr>
        <w:t>即時監控駕駛違規。系統建構了虛實混合架構，當偵測危</w:t>
      </w:r>
      <w:ins w:id="4" w:author="林柏言" w:date="2026-02-17T21:56:00Z">
        <w:r w:rsidR="00063CA0">
          <w:rPr>
            <w:rFonts w:ascii="Times New Roman" w:eastAsia="標楷體" w:hAnsi="Times New Roman" w:cs="Times New Roman" w:hint="eastAsia"/>
          </w:rPr>
          <w:t xml:space="preserve"> </w:t>
        </w:r>
        <w:r w:rsidR="00063CA0">
          <w:rPr>
            <w:rFonts w:ascii="Times New Roman" w:eastAsia="標楷體" w:hAnsi="Times New Roman" w:cs="Times New Roman"/>
          </w:rPr>
          <w:tab/>
        </w:r>
      </w:ins>
      <w:proofErr w:type="gramStart"/>
      <w:r w:rsidRPr="00197461">
        <w:rPr>
          <w:rFonts w:ascii="Times New Roman" w:eastAsia="標楷體" w:hAnsi="Times New Roman" w:cs="Times New Roman" w:hint="eastAsia"/>
        </w:rPr>
        <w:t>險時</w:t>
      </w:r>
      <w:proofErr w:type="gramEnd"/>
      <w:r w:rsidRPr="00197461">
        <w:rPr>
          <w:rFonts w:ascii="Times New Roman" w:eastAsia="標楷體" w:hAnsi="Times New Roman" w:cs="Times New Roman" w:hint="eastAsia"/>
        </w:rPr>
        <w:t>，能同步觸發</w:t>
      </w:r>
      <w:r w:rsidRPr="00197461">
        <w:rPr>
          <w:rFonts w:ascii="Times New Roman" w:eastAsia="標楷體" w:hAnsi="Times New Roman" w:cs="Times New Roman" w:hint="eastAsia"/>
        </w:rPr>
        <w:t xml:space="preserve"> Arduino </w:t>
      </w:r>
      <w:r w:rsidRPr="00197461">
        <w:rPr>
          <w:rFonts w:ascii="Times New Roman" w:eastAsia="標楷體" w:hAnsi="Times New Roman" w:cs="Times New Roman" w:hint="eastAsia"/>
        </w:rPr>
        <w:t>實體警報並由</w:t>
      </w:r>
      <w:r w:rsidRPr="00197461">
        <w:rPr>
          <w:rFonts w:ascii="Times New Roman" w:eastAsia="標楷體" w:hAnsi="Times New Roman" w:cs="Times New Roman" w:hint="eastAsia"/>
        </w:rPr>
        <w:t xml:space="preserve"> PyQt5 </w:t>
      </w:r>
      <w:r w:rsidR="00850616">
        <w:rPr>
          <w:rFonts w:ascii="Times New Roman" w:eastAsia="標楷體" w:hAnsi="Times New Roman" w:cs="Times New Roman" w:hint="eastAsia"/>
        </w:rPr>
        <w:t>模擬</w:t>
      </w:r>
      <w:r w:rsidRPr="00197461">
        <w:rPr>
          <w:rFonts w:ascii="Times New Roman" w:eastAsia="標楷體" w:hAnsi="Times New Roman" w:cs="Times New Roman" w:hint="eastAsia"/>
        </w:rPr>
        <w:t>儀表板。本研究</w:t>
      </w:r>
      <w:commentRangeStart w:id="5"/>
      <w:del w:id="6" w:author="宏中 李" w:date="2026-02-13T12:35:00Z">
        <w:r w:rsidRPr="00197461" w:rsidDel="009B47C1">
          <w:rPr>
            <w:rFonts w:ascii="Times New Roman" w:eastAsia="標楷體" w:hAnsi="Times New Roman" w:cs="Times New Roman" w:hint="eastAsia"/>
          </w:rPr>
          <w:delText>旨在</w:delText>
        </w:r>
        <w:commentRangeEnd w:id="5"/>
        <w:r w:rsidR="009B47C1" w:rsidDel="009B47C1">
          <w:rPr>
            <w:rStyle w:val="a9"/>
          </w:rPr>
          <w:commentReference w:id="5"/>
        </w:r>
      </w:del>
      <w:ins w:id="7" w:author="宏中 李" w:date="2026-02-13T12:35:00Z">
        <w:r w:rsidR="009B47C1">
          <w:rPr>
            <w:rFonts w:ascii="Times New Roman" w:eastAsia="標楷體" w:hAnsi="Times New Roman" w:cs="Times New Roman" w:hint="eastAsia"/>
          </w:rPr>
          <w:t>可應用於</w:t>
        </w:r>
      </w:ins>
      <w:r w:rsidRPr="00197461">
        <w:rPr>
          <w:rFonts w:ascii="Times New Roman" w:eastAsia="標楷體" w:hAnsi="Times New Roman" w:cs="Times New Roman" w:hint="eastAsia"/>
        </w:rPr>
        <w:t>建立從感知到介入的閉迴路防護，有效解決共享運具之營運</w:t>
      </w:r>
      <w:proofErr w:type="gramStart"/>
      <w:r w:rsidRPr="00197461">
        <w:rPr>
          <w:rFonts w:ascii="Times New Roman" w:eastAsia="標楷體" w:hAnsi="Times New Roman" w:cs="Times New Roman" w:hint="eastAsia"/>
        </w:rPr>
        <w:t>安全痛</w:t>
      </w:r>
      <w:proofErr w:type="gramEnd"/>
      <w:r w:rsidRPr="00197461">
        <w:rPr>
          <w:rFonts w:ascii="Times New Roman" w:eastAsia="標楷體" w:hAnsi="Times New Roman" w:cs="Times New Roman" w:hint="eastAsia"/>
        </w:rPr>
        <w:t>點。</w:t>
      </w:r>
    </w:p>
    <w:p w14:paraId="067D1B7E" w14:textId="77777777" w:rsidR="00113B01" w:rsidRPr="00184201" w:rsidRDefault="00FA449B" w:rsidP="00FA449B">
      <w:pPr>
        <w:widowControl/>
        <w:rPr>
          <w:rFonts w:ascii="Times New Roman" w:eastAsia="標楷體" w:hAnsi="Times New Roman" w:cs="Times New Roman"/>
          <w:b/>
          <w:sz w:val="28"/>
          <w:szCs w:val="28"/>
        </w:rPr>
      </w:pPr>
      <w:r w:rsidRPr="00184201">
        <w:rPr>
          <w:rFonts w:ascii="Times New Roman" w:eastAsia="標楷體" w:hAnsi="Times New Roman" w:cs="Times New Roman"/>
          <w:b/>
          <w:sz w:val="28"/>
          <w:szCs w:val="28"/>
        </w:rPr>
        <w:t>（二）研究動機與研究問題</w:t>
      </w:r>
    </w:p>
    <w:p w14:paraId="08947231" w14:textId="77777777" w:rsidR="00FA449B" w:rsidRPr="008D5048" w:rsidRDefault="00FA449B" w:rsidP="00FA449B">
      <w:pPr>
        <w:widowControl/>
        <w:rPr>
          <w:rFonts w:ascii="Times New Roman" w:eastAsia="標楷體" w:hAnsi="Times New Roman" w:cs="Times New Roman"/>
          <w:b/>
        </w:rPr>
      </w:pPr>
      <w:r w:rsidRPr="008D5048">
        <w:rPr>
          <w:rFonts w:ascii="Times New Roman" w:eastAsia="標楷體" w:hAnsi="Times New Roman" w:cs="Times New Roman"/>
          <w:b/>
        </w:rPr>
        <w:t xml:space="preserve">2.1 </w:t>
      </w:r>
      <w:r w:rsidRPr="008D5048">
        <w:rPr>
          <w:rFonts w:ascii="Times New Roman" w:eastAsia="標楷體" w:hAnsi="Times New Roman" w:cs="Times New Roman"/>
          <w:b/>
        </w:rPr>
        <w:t>研究動機</w:t>
      </w:r>
    </w:p>
    <w:p w14:paraId="41ED64DE" w14:textId="37CF6A02"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隨著共享運具在智慧城市的</w:t>
      </w:r>
      <w:proofErr w:type="gramStart"/>
      <w:r w:rsidRPr="008D5048">
        <w:rPr>
          <w:rFonts w:ascii="Times New Roman" w:eastAsia="標楷體" w:hAnsi="Times New Roman" w:cs="Times New Roman"/>
        </w:rPr>
        <w:t>普及，</w:t>
      </w:r>
      <w:proofErr w:type="gramEnd"/>
      <w:r w:rsidRPr="008D5048">
        <w:rPr>
          <w:rFonts w:ascii="Times New Roman" w:eastAsia="標楷體" w:hAnsi="Times New Roman" w:cs="Times New Roman"/>
        </w:rPr>
        <w:t>共享機車已成為</w:t>
      </w:r>
      <w:r w:rsidR="0088709F">
        <w:rPr>
          <w:rFonts w:ascii="Times New Roman" w:eastAsia="標楷體" w:hAnsi="Times New Roman" w:cs="Times New Roman" w:hint="eastAsia"/>
        </w:rPr>
        <w:t>國內外部分</w:t>
      </w:r>
      <w:r w:rsidRPr="008D5048">
        <w:rPr>
          <w:rFonts w:ascii="Times New Roman" w:eastAsia="標楷體" w:hAnsi="Times New Roman" w:cs="Times New Roman"/>
        </w:rPr>
        <w:t>都會區不可或缺的交通選擇。</w:t>
      </w:r>
      <w:del w:id="8" w:author="宏中 李" w:date="2026-02-13T12:35:00Z">
        <w:r w:rsidR="0088709F" w:rsidDel="007641E1">
          <w:rPr>
            <w:rFonts w:ascii="Times New Roman" w:eastAsia="標楷體" w:hAnsi="Times New Roman" w:cs="Times New Roman" w:hint="eastAsia"/>
          </w:rPr>
          <w:delText>但</w:delText>
        </w:r>
      </w:del>
      <w:ins w:id="9" w:author="宏中 李" w:date="2026-02-13T12:37:00Z">
        <w:r w:rsidR="007641E1">
          <w:rPr>
            <w:rFonts w:ascii="Times New Roman" w:eastAsia="標楷體" w:hAnsi="Times New Roman" w:cs="Times New Roman" w:hint="eastAsia"/>
          </w:rPr>
          <w:t>但</w:t>
        </w:r>
      </w:ins>
      <w:r w:rsidRPr="008D5048">
        <w:rPr>
          <w:rFonts w:ascii="Times New Roman" w:eastAsia="標楷體" w:hAnsi="Times New Roman" w:cs="Times New Roman"/>
        </w:rPr>
        <w:t>現行的共享機車管理系統大多僅依賴手機</w:t>
      </w:r>
      <w:r w:rsidR="00B96370">
        <w:rPr>
          <w:rFonts w:ascii="Times New Roman" w:eastAsia="標楷體" w:hAnsi="Times New Roman" w:cs="Times New Roman"/>
        </w:rPr>
        <w:t>APP</w:t>
      </w:r>
      <w:r w:rsidRPr="008D5048">
        <w:rPr>
          <w:rFonts w:ascii="Times New Roman" w:eastAsia="標楷體" w:hAnsi="Times New Roman" w:cs="Times New Roman"/>
        </w:rPr>
        <w:t>進行租借解鎖，缺乏對駕駛人身分的實質生物特徵驗證，導致帳號遭盜用、借用，甚至未成年無照駕駛的安全漏洞頻傳</w:t>
      </w:r>
      <w:r w:rsidR="0088709F">
        <w:rPr>
          <w:rFonts w:ascii="Times New Roman" w:eastAsia="標楷體" w:hAnsi="Times New Roman" w:cs="Times New Roman" w:hint="eastAsia"/>
        </w:rPr>
        <w:t xml:space="preserve"> [</w:t>
      </w:r>
      <w:r w:rsidR="00E363A1">
        <w:rPr>
          <w:rFonts w:ascii="Times New Roman" w:eastAsia="標楷體" w:hAnsi="Times New Roman" w:cs="Times New Roman" w:hint="eastAsia"/>
        </w:rPr>
        <w:t>1</w:t>
      </w:r>
      <w:r w:rsidR="0088709F">
        <w:rPr>
          <w:rFonts w:ascii="Times New Roman" w:eastAsia="標楷體" w:hAnsi="Times New Roman" w:cs="Times New Roman" w:hint="eastAsia"/>
        </w:rPr>
        <w:t>]</w:t>
      </w:r>
      <w:r w:rsidRPr="008D5048">
        <w:rPr>
          <w:rFonts w:ascii="Times New Roman" w:eastAsia="標楷體" w:hAnsi="Times New Roman" w:cs="Times New Roman"/>
        </w:rPr>
        <w:t>。</w:t>
      </w:r>
      <w:proofErr w:type="gramStart"/>
      <w:r w:rsidRPr="00CB278B">
        <w:rPr>
          <w:rFonts w:ascii="Times New Roman" w:eastAsia="標楷體" w:hAnsi="Times New Roman" w:cs="Times New Roman"/>
        </w:rPr>
        <w:t>此外，</w:t>
      </w:r>
      <w:proofErr w:type="gramEnd"/>
      <w:r w:rsidRPr="00CB278B">
        <w:rPr>
          <w:rFonts w:ascii="Times New Roman" w:eastAsia="標楷體" w:hAnsi="Times New Roman" w:cs="Times New Roman"/>
        </w:rPr>
        <w:t>在安全帽配戴檢測方面，傳統的物理感測器容易受使用者行為欺騙</w:t>
      </w:r>
      <w:proofErr w:type="gramStart"/>
      <w:r w:rsidR="00B84E98">
        <w:rPr>
          <w:rFonts w:ascii="Times New Roman" w:eastAsia="標楷體" w:hAnsi="Times New Roman" w:cs="Times New Roman" w:hint="eastAsia"/>
        </w:rPr>
        <w:t>（</w:t>
      </w:r>
      <w:proofErr w:type="gramEnd"/>
      <w:r w:rsidRPr="00CB278B">
        <w:rPr>
          <w:rFonts w:ascii="Times New Roman" w:eastAsia="標楷體" w:hAnsi="Times New Roman" w:cs="Times New Roman"/>
        </w:rPr>
        <w:t>如：將安全帽掛於把手</w:t>
      </w:r>
      <w:proofErr w:type="gramStart"/>
      <w:r w:rsidRPr="00CB278B">
        <w:rPr>
          <w:rFonts w:ascii="Times New Roman" w:eastAsia="標楷體" w:hAnsi="Times New Roman" w:cs="Times New Roman"/>
        </w:rPr>
        <w:t>或僅手持</w:t>
      </w:r>
      <w:r w:rsidR="00B84E98">
        <w:rPr>
          <w:rFonts w:ascii="Times New Roman" w:eastAsia="標楷體" w:hAnsi="Times New Roman" w:cs="Times New Roman" w:hint="eastAsia"/>
        </w:rPr>
        <w:t>）</w:t>
      </w:r>
      <w:proofErr w:type="gramEnd"/>
      <w:r w:rsidRPr="00CB278B">
        <w:rPr>
          <w:rFonts w:ascii="Times New Roman" w:eastAsia="標楷體" w:hAnsi="Times New Roman" w:cs="Times New Roman"/>
        </w:rPr>
        <w:t>，系統難以辨識安全帽是否確實保護騎士頭部，這使得「</w:t>
      </w:r>
      <w:proofErr w:type="gramStart"/>
      <w:r w:rsidRPr="00CB278B">
        <w:rPr>
          <w:rFonts w:ascii="Times New Roman" w:eastAsia="標楷體" w:hAnsi="Times New Roman" w:cs="Times New Roman"/>
        </w:rPr>
        <w:t>假扣環</w:t>
      </w:r>
      <w:proofErr w:type="gramEnd"/>
      <w:r w:rsidRPr="00CB278B">
        <w:rPr>
          <w:rFonts w:ascii="Times New Roman" w:eastAsia="標楷體" w:hAnsi="Times New Roman" w:cs="Times New Roman"/>
        </w:rPr>
        <w:t>作弊」成為管理上的棘手難題</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2</w:t>
      </w:r>
      <w:r w:rsidR="0088709F">
        <w:rPr>
          <w:rFonts w:ascii="Times New Roman" w:eastAsia="標楷體" w:hAnsi="Times New Roman" w:cs="Times New Roman" w:hint="eastAsia"/>
        </w:rPr>
        <w:t>]</w:t>
      </w:r>
      <w:r w:rsidRPr="00CB278B">
        <w:rPr>
          <w:rFonts w:ascii="Times New Roman" w:eastAsia="標楷體" w:hAnsi="Times New Roman" w:cs="Times New Roman"/>
        </w:rPr>
        <w:t>。</w:t>
      </w:r>
    </w:p>
    <w:p w14:paraId="4B4372C9" w14:textId="2902ABED" w:rsidR="00ED72AB" w:rsidRPr="008D5048"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除了租借階段的漏洞，車輛行駛過程中的「動態</w:t>
      </w:r>
      <w:proofErr w:type="gramStart"/>
      <w:r w:rsidRPr="008D5048">
        <w:rPr>
          <w:rFonts w:ascii="Times New Roman" w:eastAsia="標楷體" w:hAnsi="Times New Roman" w:cs="Times New Roman"/>
        </w:rPr>
        <w:t>監控盲區</w:t>
      </w:r>
      <w:proofErr w:type="gramEnd"/>
      <w:r w:rsidRPr="008D5048">
        <w:rPr>
          <w:rFonts w:ascii="Times New Roman" w:eastAsia="標楷體" w:hAnsi="Times New Roman" w:cs="Times New Roman"/>
        </w:rPr>
        <w:t>」更是目前的</w:t>
      </w:r>
      <w:del w:id="10" w:author="宏中 李" w:date="2026-02-13T12:36:00Z">
        <w:r w:rsidRPr="008D5048" w:rsidDel="007641E1">
          <w:rPr>
            <w:rFonts w:ascii="Times New Roman" w:eastAsia="標楷體" w:hAnsi="Times New Roman" w:cs="Times New Roman" w:hint="eastAsia"/>
          </w:rPr>
          <w:delText>技術</w:delText>
        </w:r>
      </w:del>
      <w:ins w:id="11" w:author="宏中 李" w:date="2026-02-13T12:36:00Z">
        <w:r w:rsidR="007641E1">
          <w:rPr>
            <w:rFonts w:ascii="Times New Roman" w:eastAsia="標楷體" w:hAnsi="Times New Roman" w:cs="Times New Roman" w:hint="eastAsia"/>
          </w:rPr>
          <w:t>研究</w:t>
        </w:r>
      </w:ins>
      <w:r w:rsidRPr="008D5048">
        <w:rPr>
          <w:rFonts w:ascii="Times New Roman" w:eastAsia="標楷體" w:hAnsi="Times New Roman" w:cs="Times New Roman"/>
        </w:rPr>
        <w:t>缺口。駕駛人在騎乘時的高風險行為，包括滑手機、抽菸、未確實配戴安全帽，以及最為致命的疲勞駕駛與視線分心，往往是</w:t>
      </w:r>
      <w:ins w:id="12" w:author="宏中 李" w:date="2026-02-13T12:36:00Z">
        <w:r w:rsidR="007641E1">
          <w:rPr>
            <w:rFonts w:ascii="Times New Roman" w:eastAsia="標楷體" w:hAnsi="Times New Roman" w:cs="Times New Roman" w:hint="eastAsia"/>
          </w:rPr>
          <w:t>發生</w:t>
        </w:r>
      </w:ins>
      <w:r w:rsidRPr="008D5048">
        <w:rPr>
          <w:rFonts w:ascii="Times New Roman" w:eastAsia="標楷體" w:hAnsi="Times New Roman" w:cs="Times New Roman"/>
        </w:rPr>
        <w:t>交通事故的主因</w:t>
      </w:r>
      <w:r w:rsidR="0088709F">
        <w:rPr>
          <w:rFonts w:ascii="Times New Roman" w:eastAsia="標楷體" w:hAnsi="Times New Roman" w:cs="Times New Roman" w:hint="eastAsia"/>
        </w:rPr>
        <w:t xml:space="preserve"> [</w:t>
      </w:r>
      <w:r w:rsidR="00E363A1">
        <w:rPr>
          <w:rFonts w:ascii="Times New Roman" w:eastAsia="標楷體" w:hAnsi="Times New Roman" w:cs="Times New Roman"/>
        </w:rPr>
        <w:t>3</w:t>
      </w:r>
      <w:r w:rsidR="0088709F">
        <w:rPr>
          <w:rFonts w:ascii="Times New Roman" w:eastAsia="標楷體" w:hAnsi="Times New Roman" w:cs="Times New Roman" w:hint="eastAsia"/>
        </w:rPr>
        <w:t>]</w:t>
      </w:r>
      <w:r w:rsidRPr="008D5048">
        <w:rPr>
          <w:rFonts w:ascii="Times New Roman" w:eastAsia="標楷體" w:hAnsi="Times New Roman" w:cs="Times New Roman"/>
        </w:rPr>
        <w:t>。然而，上述危險行為具有高度的複雜性，單一的感測器或單純的物件偵測模型往往難以精</w:t>
      </w:r>
      <w:proofErr w:type="gramStart"/>
      <w:r w:rsidRPr="008D5048">
        <w:rPr>
          <w:rFonts w:ascii="Times New Roman" w:eastAsia="標楷體" w:hAnsi="Times New Roman" w:cs="Times New Roman"/>
        </w:rPr>
        <w:t>準</w:t>
      </w:r>
      <w:proofErr w:type="gramEnd"/>
      <w:r w:rsidRPr="008D5048">
        <w:rPr>
          <w:rFonts w:ascii="Times New Roman" w:eastAsia="標楷體" w:hAnsi="Times New Roman" w:cs="Times New Roman"/>
        </w:rPr>
        <w:t>判斷。例如，「抽菸」涉及手部物件與嘴部動作的關聯，「</w:t>
      </w:r>
      <w:proofErr w:type="gramStart"/>
      <w:r w:rsidRPr="008D5048">
        <w:rPr>
          <w:rFonts w:ascii="Times New Roman" w:eastAsia="標楷體" w:hAnsi="Times New Roman" w:cs="Times New Roman"/>
        </w:rPr>
        <w:t>疲勞」</w:t>
      </w:r>
      <w:proofErr w:type="gramEnd"/>
      <w:r w:rsidRPr="008D5048">
        <w:rPr>
          <w:rFonts w:ascii="Times New Roman" w:eastAsia="標楷體" w:hAnsi="Times New Roman" w:cs="Times New Roman"/>
        </w:rPr>
        <w:t>則需精細分析眼部特徵點的變化。現有的車載系統多僅能被動紀錄數據，缺乏即時分析並主動介入控制的能力</w:t>
      </w:r>
      <w:del w:id="13" w:author="宏中 李" w:date="2026-02-13T12:37:00Z">
        <w:r w:rsidRPr="008D5048" w:rsidDel="00E721BF">
          <w:rPr>
            <w:rFonts w:ascii="Times New Roman" w:eastAsia="標楷體" w:hAnsi="Times New Roman" w:cs="Times New Roman"/>
          </w:rPr>
          <w:delText xml:space="preserve"> </w:delText>
        </w:r>
      </w:del>
      <w:r w:rsidRPr="008D5048">
        <w:rPr>
          <w:rFonts w:ascii="Times New Roman" w:eastAsia="標楷體" w:hAnsi="Times New Roman" w:cs="Times New Roman"/>
        </w:rPr>
        <w:t>。</w:t>
      </w:r>
    </w:p>
    <w:p w14:paraId="4E300E0E" w14:textId="3504BC52" w:rsidR="00A227A4" w:rsidRDefault="00ED72AB" w:rsidP="00EA352B">
      <w:pPr>
        <w:widowControl/>
        <w:jc w:val="both"/>
        <w:rPr>
          <w:rFonts w:ascii="Times New Roman" w:eastAsia="標楷體" w:hAnsi="Times New Roman" w:cs="Times New Roman"/>
        </w:rPr>
      </w:pPr>
      <w:r w:rsidRPr="008D5048">
        <w:rPr>
          <w:rFonts w:ascii="Times New Roman" w:eastAsia="標楷體" w:hAnsi="Times New Roman" w:cs="Times New Roman"/>
        </w:rPr>
        <w:t xml:space="preserve">　　</w:t>
      </w:r>
      <w:proofErr w:type="gramStart"/>
      <w:r w:rsidR="00A227A4" w:rsidRPr="00A227A4">
        <w:rPr>
          <w:rFonts w:ascii="Times New Roman" w:eastAsia="標楷體" w:hAnsi="Times New Roman" w:cs="Times New Roman" w:hint="eastAsia"/>
        </w:rPr>
        <w:t>鑑</w:t>
      </w:r>
      <w:proofErr w:type="gramEnd"/>
      <w:r w:rsidR="00A227A4" w:rsidRPr="00A227A4">
        <w:rPr>
          <w:rFonts w:ascii="Times New Roman" w:eastAsia="標楷體" w:hAnsi="Times New Roman" w:cs="Times New Roman" w:hint="eastAsia"/>
        </w:rPr>
        <w:t>於上述問題，本研究提出「基於多工視覺融合架構之共享機車主動式安全防護系統」，擬透過三大核心技術解決現有營運痛點。首先，針對租借階段的身分漏洞，本計畫導入單樣本學習，解決共享場景下</w:t>
      </w:r>
      <w:proofErr w:type="gramStart"/>
      <w:r w:rsidR="00A227A4" w:rsidRPr="00A227A4">
        <w:rPr>
          <w:rFonts w:ascii="Times New Roman" w:eastAsia="標楷體" w:hAnsi="Times New Roman" w:cs="Times New Roman" w:hint="eastAsia"/>
        </w:rPr>
        <w:t>數據稀缺的</w:t>
      </w:r>
      <w:proofErr w:type="gramEnd"/>
      <w:r w:rsidR="00A227A4" w:rsidRPr="00A227A4">
        <w:rPr>
          <w:rFonts w:ascii="Times New Roman" w:eastAsia="標楷體" w:hAnsi="Times New Roman" w:cs="Times New Roman" w:hint="eastAsia"/>
        </w:rPr>
        <w:t>難題，實現高精度的實名驗證。其次，為杜絕安全帽配戴作弊，建立結合幾何定位與材質分析的防偽偵測機制，確保駕駛頭部獲得真實防護後方可啟動車輛。最後，針對行駛中的動態風險，利用多工視覺融合技術並行處理駕駛姿態與臉部特徵，並建立具備「主動介入」能力的控制系統，在偵測到疲勞或違規時能依等級執行語音警告或強制限速。本計畫期能藉由從「驗證、檢測」到「監控介入」的閉迴路防護，大幅提升共享機車的營運安全與智慧化管理水平。</w:t>
      </w:r>
    </w:p>
    <w:p w14:paraId="11B95BED" w14:textId="77777777" w:rsidR="00184201" w:rsidRDefault="00184201" w:rsidP="00ED72AB">
      <w:pPr>
        <w:widowControl/>
        <w:rPr>
          <w:rFonts w:ascii="Times New Roman" w:eastAsia="標楷體" w:hAnsi="Times New Roman" w:cs="Times New Roman"/>
        </w:rPr>
      </w:pPr>
    </w:p>
    <w:p w14:paraId="462860ED" w14:textId="4BEFEBA6" w:rsidR="004940DE" w:rsidRPr="008D5048" w:rsidRDefault="004940DE" w:rsidP="00ED72AB">
      <w:pPr>
        <w:widowControl/>
        <w:rPr>
          <w:rFonts w:ascii="Times New Roman" w:eastAsia="標楷體" w:hAnsi="Times New Roman" w:cs="Times New Roman"/>
          <w:b/>
        </w:rPr>
      </w:pPr>
      <w:r w:rsidRPr="008D5048">
        <w:rPr>
          <w:rFonts w:ascii="Times New Roman" w:eastAsia="標楷體" w:hAnsi="Times New Roman" w:cs="Times New Roman"/>
          <w:b/>
        </w:rPr>
        <w:t xml:space="preserve">2.2 </w:t>
      </w:r>
      <w:r w:rsidRPr="008D5048">
        <w:rPr>
          <w:rFonts w:ascii="Times New Roman" w:eastAsia="標楷體" w:hAnsi="Times New Roman" w:cs="Times New Roman"/>
          <w:b/>
        </w:rPr>
        <w:t>研究問題</w:t>
      </w:r>
    </w:p>
    <w:p w14:paraId="161B4F19" w14:textId="74AC956A" w:rsidR="004940DE" w:rsidRPr="008D5048" w:rsidRDefault="00703B67" w:rsidP="004940DE">
      <w:pPr>
        <w:widowControl/>
        <w:rPr>
          <w:rFonts w:ascii="Times New Roman" w:eastAsia="標楷體" w:hAnsi="Times New Roman" w:cs="Times New Roman"/>
          <w:b/>
        </w:rPr>
      </w:pPr>
      <w:r>
        <w:rPr>
          <w:rFonts w:ascii="Times New Roman" w:eastAsia="標楷體" w:hAnsi="Times New Roman" w:cs="Times New Roman"/>
          <w:b/>
        </w:rPr>
        <w:t>1.</w:t>
      </w:r>
      <w:r>
        <w:rPr>
          <w:rFonts w:ascii="Times New Roman" w:eastAsia="標楷體" w:hAnsi="Times New Roman" w:cs="Times New Roman" w:hint="eastAsia"/>
          <w:b/>
        </w:rPr>
        <w:t xml:space="preserve"> </w:t>
      </w:r>
      <w:r w:rsidR="004940DE" w:rsidRPr="008D5048">
        <w:rPr>
          <w:rFonts w:ascii="Times New Roman" w:eastAsia="標楷體" w:hAnsi="Times New Roman" w:cs="Times New Roman"/>
          <w:b/>
        </w:rPr>
        <w:t>如何在缺乏大量訓練數據的情況下，實現高精度的駕駛身分即時驗證？</w:t>
      </w:r>
    </w:p>
    <w:p w14:paraId="30B6343F" w14:textId="25FE8DDD" w:rsidR="004940DE" w:rsidRPr="008D5048" w:rsidRDefault="001F3CD2" w:rsidP="00EA352B">
      <w:pPr>
        <w:widowControl/>
        <w:jc w:val="both"/>
        <w:rPr>
          <w:rFonts w:ascii="Times New Roman" w:eastAsia="標楷體" w:hAnsi="Times New Roman" w:cs="Times New Roman"/>
        </w:rPr>
      </w:pPr>
      <w:r w:rsidRPr="008D5048">
        <w:rPr>
          <w:rFonts w:ascii="Times New Roman" w:eastAsia="標楷體" w:hAnsi="Times New Roman" w:cs="Times New Roman"/>
        </w:rPr>
        <w:lastRenderedPageBreak/>
        <w:t xml:space="preserve">　　</w:t>
      </w:r>
      <w:r w:rsidR="004940DE" w:rsidRPr="008D5048">
        <w:rPr>
          <w:rFonts w:ascii="Times New Roman" w:eastAsia="標楷體" w:hAnsi="Times New Roman" w:cs="Times New Roman"/>
        </w:rPr>
        <w:t>在共享機車的營運場景中，用戶流動率高，系統無法預先取得特定用戶的大量臉部照片進行模型訓練。傳統的深度學習人臉辨識往往需要大量數據集才能達到高準確率，這在共享租賃的實務上難以執行。因此，本研究需探討如何應用</w:t>
      </w:r>
      <w:commentRangeStart w:id="14"/>
      <w:r w:rsidR="004940DE" w:rsidRPr="008D5048">
        <w:rPr>
          <w:rFonts w:ascii="Times New Roman" w:eastAsia="標楷體" w:hAnsi="Times New Roman" w:cs="Times New Roman"/>
        </w:rPr>
        <w:t>One-Shot Learning</w:t>
      </w:r>
      <w:r w:rsidR="004940DE" w:rsidRPr="008D5048">
        <w:rPr>
          <w:rFonts w:ascii="Times New Roman" w:eastAsia="標楷體" w:hAnsi="Times New Roman" w:cs="Times New Roman"/>
        </w:rPr>
        <w:t>（單樣本學習）</w:t>
      </w:r>
      <w:commentRangeEnd w:id="14"/>
      <w:r w:rsidR="00E721BF">
        <w:rPr>
          <w:rStyle w:val="a9"/>
        </w:rPr>
        <w:commentReference w:id="14"/>
      </w:r>
      <w:r w:rsidR="004940DE" w:rsidRPr="008D5048">
        <w:rPr>
          <w:rFonts w:ascii="Times New Roman" w:eastAsia="標楷體" w:hAnsi="Times New Roman" w:cs="Times New Roman"/>
        </w:rPr>
        <w:t>技術，僅憑用戶註冊時的一張證件照或自拍照，即可透過</w:t>
      </w:r>
      <w:r w:rsidR="004940DE" w:rsidRPr="008D5048">
        <w:rPr>
          <w:rFonts w:ascii="Times New Roman" w:eastAsia="標楷體" w:hAnsi="Times New Roman" w:cs="Times New Roman"/>
        </w:rPr>
        <w:t>ResNet-34</w:t>
      </w:r>
      <w:r w:rsidR="004940DE" w:rsidRPr="008D5048">
        <w:rPr>
          <w:rFonts w:ascii="Times New Roman" w:eastAsia="標楷體" w:hAnsi="Times New Roman" w:cs="Times New Roman"/>
        </w:rPr>
        <w:t>提取</w:t>
      </w:r>
      <w:r w:rsidR="004940DE" w:rsidRPr="008D5048">
        <w:rPr>
          <w:rFonts w:ascii="Times New Roman" w:eastAsia="標楷體" w:hAnsi="Times New Roman" w:cs="Times New Roman"/>
        </w:rPr>
        <w:t>128</w:t>
      </w:r>
      <w:r w:rsidR="004940DE" w:rsidRPr="008D5048">
        <w:rPr>
          <w:rFonts w:ascii="Times New Roman" w:eastAsia="標楷體" w:hAnsi="Times New Roman" w:cs="Times New Roman"/>
        </w:rPr>
        <w:t>維特徵向量，計算與當前駕駛人臉的歐幾里得距離，藉此在低數據需求下達成精確的「人證合一」即時比對，杜絕帳號盜用與無照駕駛問題。</w:t>
      </w:r>
    </w:p>
    <w:p w14:paraId="58FF1746" w14:textId="77777777" w:rsidR="004940DE" w:rsidRPr="008D5048" w:rsidRDefault="004940DE" w:rsidP="004940DE">
      <w:pPr>
        <w:widowControl/>
        <w:rPr>
          <w:rFonts w:ascii="Times New Roman" w:eastAsia="標楷體" w:hAnsi="Times New Roman" w:cs="Times New Roman"/>
        </w:rPr>
      </w:pPr>
    </w:p>
    <w:p w14:paraId="4D2CAFB8"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2. </w:t>
      </w:r>
      <w:r w:rsidRPr="008D5048">
        <w:rPr>
          <w:rFonts w:ascii="Times New Roman" w:eastAsia="標楷體" w:hAnsi="Times New Roman" w:cs="Times New Roman"/>
          <w:b/>
        </w:rPr>
        <w:t>如何克服傳統感測與單一視覺辨識的盲點，有效判別安全帽配戴的真實性？</w:t>
      </w:r>
    </w:p>
    <w:p w14:paraId="465E1723" w14:textId="4D171A70" w:rsidR="004940DE" w:rsidRPr="008D5048" w:rsidRDefault="004940DE" w:rsidP="00EA352B">
      <w:pPr>
        <w:widowControl/>
        <w:ind w:firstLine="480"/>
        <w:jc w:val="both"/>
        <w:rPr>
          <w:rFonts w:ascii="Times New Roman" w:eastAsia="標楷體" w:hAnsi="Times New Roman" w:cs="Times New Roman"/>
        </w:rPr>
      </w:pPr>
      <w:r w:rsidRPr="00AD14FA">
        <w:rPr>
          <w:rFonts w:ascii="Times New Roman" w:eastAsia="標楷體" w:hAnsi="Times New Roman" w:cs="Times New Roman"/>
        </w:rPr>
        <w:t>現有的安全帽偵測技術多依賴物理開關或單純的物件偵測，容易受使用者欺騙</w:t>
      </w:r>
      <w:commentRangeStart w:id="15"/>
      <w:proofErr w:type="gramStart"/>
      <w:r w:rsidRPr="00AD14FA">
        <w:rPr>
          <w:rFonts w:ascii="Times New Roman" w:eastAsia="標楷體" w:hAnsi="Times New Roman" w:cs="Times New Roman"/>
        </w:rPr>
        <w:t>（</w:t>
      </w:r>
      <w:commentRangeEnd w:id="15"/>
      <w:proofErr w:type="gramEnd"/>
      <w:r w:rsidR="00E721BF">
        <w:rPr>
          <w:rStyle w:val="a9"/>
        </w:rPr>
        <w:commentReference w:id="15"/>
      </w:r>
      <w:r w:rsidRPr="00AD14FA">
        <w:rPr>
          <w:rFonts w:ascii="Times New Roman" w:eastAsia="標楷體" w:hAnsi="Times New Roman" w:cs="Times New Roman"/>
        </w:rPr>
        <w:t>如：將安全帽掛於把手、</w:t>
      </w:r>
      <w:proofErr w:type="gramStart"/>
      <w:r w:rsidRPr="00AD14FA">
        <w:rPr>
          <w:rFonts w:ascii="Times New Roman" w:eastAsia="標楷體" w:hAnsi="Times New Roman" w:cs="Times New Roman"/>
        </w:rPr>
        <w:t>僅手持未</w:t>
      </w:r>
      <w:proofErr w:type="gramEnd"/>
      <w:r w:rsidRPr="00AD14FA">
        <w:rPr>
          <w:rFonts w:ascii="Times New Roman" w:eastAsia="標楷體" w:hAnsi="Times New Roman" w:cs="Times New Roman"/>
        </w:rPr>
        <w:t>戴上</w:t>
      </w:r>
      <w:proofErr w:type="gramStart"/>
      <w:r w:rsidRPr="00AD14FA">
        <w:rPr>
          <w:rFonts w:ascii="Times New Roman" w:eastAsia="標楷體" w:hAnsi="Times New Roman" w:cs="Times New Roman"/>
        </w:rPr>
        <w:t>）</w:t>
      </w:r>
      <w:proofErr w:type="gramEnd"/>
      <w:r w:rsidRPr="00AD14FA">
        <w:rPr>
          <w:rFonts w:ascii="Times New Roman" w:eastAsia="標楷體" w:hAnsi="Times New Roman" w:cs="Times New Roman"/>
        </w:rPr>
        <w:t>。</w:t>
      </w:r>
      <w:r w:rsidRPr="008D5048">
        <w:rPr>
          <w:rFonts w:ascii="Times New Roman" w:eastAsia="標楷體" w:hAnsi="Times New Roman" w:cs="Times New Roman"/>
        </w:rPr>
        <w:t>單純偵測畫面中「有無安全帽」並不足以證明「頭部受到防護」。本研究的核心問題在於如何建立一套防偽機制，透過</w:t>
      </w:r>
      <w:commentRangeStart w:id="16"/>
      <w:r w:rsidRPr="008D5048">
        <w:rPr>
          <w:rFonts w:ascii="Times New Roman" w:eastAsia="標楷體" w:hAnsi="Times New Roman" w:cs="Times New Roman"/>
        </w:rPr>
        <w:t>MediaPipe Face Mesh</w:t>
      </w:r>
      <w:commentRangeEnd w:id="16"/>
      <w:r w:rsidR="00E721BF">
        <w:rPr>
          <w:rStyle w:val="a9"/>
        </w:rPr>
        <w:commentReference w:id="16"/>
      </w:r>
      <w:r w:rsidRPr="008D5048">
        <w:rPr>
          <w:rFonts w:ascii="Times New Roman" w:eastAsia="標楷體" w:hAnsi="Times New Roman" w:cs="Times New Roman"/>
        </w:rPr>
        <w:t>技術定位臉部特徵錨點，動態擷取頭頂感興趣區域（</w:t>
      </w:r>
      <w:r w:rsidRPr="008D5048">
        <w:rPr>
          <w:rFonts w:ascii="Times New Roman" w:eastAsia="標楷體" w:hAnsi="Times New Roman" w:cs="Times New Roman"/>
        </w:rPr>
        <w:t>ROI</w:t>
      </w:r>
      <w:r w:rsidRPr="008D5048">
        <w:rPr>
          <w:rFonts w:ascii="Times New Roman" w:eastAsia="標楷體" w:hAnsi="Times New Roman" w:cs="Times New Roman"/>
        </w:rPr>
        <w:t>），並結合輕量化</w:t>
      </w:r>
      <w:commentRangeStart w:id="17"/>
      <w:r w:rsidRPr="008D5048">
        <w:rPr>
          <w:rFonts w:ascii="Times New Roman" w:eastAsia="標楷體" w:hAnsi="Times New Roman" w:cs="Times New Roman"/>
        </w:rPr>
        <w:t>CNN</w:t>
      </w:r>
      <w:commentRangeEnd w:id="17"/>
      <w:r w:rsidR="00E721BF">
        <w:rPr>
          <w:rStyle w:val="a9"/>
        </w:rPr>
        <w:commentReference w:id="17"/>
      </w:r>
      <w:r w:rsidRPr="008D5048">
        <w:rPr>
          <w:rFonts w:ascii="Times New Roman" w:eastAsia="標楷體" w:hAnsi="Times New Roman" w:cs="Times New Roman"/>
        </w:rPr>
        <w:t>分類器判斷該區域材質。藉由「定位」與「材質分析」的雙重驗證，解決「</w:t>
      </w:r>
      <w:proofErr w:type="gramStart"/>
      <w:r w:rsidRPr="008D5048">
        <w:rPr>
          <w:rFonts w:ascii="Times New Roman" w:eastAsia="標楷體" w:hAnsi="Times New Roman" w:cs="Times New Roman"/>
        </w:rPr>
        <w:t>假扣環</w:t>
      </w:r>
      <w:proofErr w:type="gramEnd"/>
      <w:r w:rsidRPr="008D5048">
        <w:rPr>
          <w:rFonts w:ascii="Times New Roman" w:eastAsia="標楷體" w:hAnsi="Times New Roman" w:cs="Times New Roman"/>
        </w:rPr>
        <w:t>」與「掛帽作弊」的技術難題</w:t>
      </w:r>
      <w:r w:rsidRPr="008D5048">
        <w:rPr>
          <w:rFonts w:ascii="Times New Roman" w:eastAsia="標楷體" w:hAnsi="Times New Roman" w:cs="Times New Roman"/>
        </w:rPr>
        <w:t xml:space="preserve"> </w:t>
      </w:r>
      <w:r w:rsidRPr="008D5048">
        <w:rPr>
          <w:rFonts w:ascii="Times New Roman" w:eastAsia="標楷體" w:hAnsi="Times New Roman" w:cs="Times New Roman"/>
        </w:rPr>
        <w:t>。</w:t>
      </w:r>
    </w:p>
    <w:p w14:paraId="22AA65C5" w14:textId="77777777" w:rsidR="004940DE" w:rsidRPr="008D5048" w:rsidRDefault="004940DE" w:rsidP="00EA352B">
      <w:pPr>
        <w:widowControl/>
        <w:jc w:val="both"/>
        <w:rPr>
          <w:rFonts w:ascii="Times New Roman" w:eastAsia="標楷體" w:hAnsi="Times New Roman" w:cs="Times New Roman"/>
        </w:rPr>
      </w:pPr>
    </w:p>
    <w:p w14:paraId="7E0EF80D" w14:textId="77777777" w:rsidR="004940DE" w:rsidRPr="008D5048" w:rsidRDefault="004940DE" w:rsidP="00EA352B">
      <w:pPr>
        <w:widowControl/>
        <w:jc w:val="both"/>
        <w:rPr>
          <w:rFonts w:ascii="Times New Roman" w:eastAsia="標楷體" w:hAnsi="Times New Roman" w:cs="Times New Roman"/>
          <w:b/>
        </w:rPr>
      </w:pPr>
      <w:r w:rsidRPr="008D5048">
        <w:rPr>
          <w:rFonts w:ascii="Times New Roman" w:eastAsia="標楷體" w:hAnsi="Times New Roman" w:cs="Times New Roman"/>
          <w:b/>
        </w:rPr>
        <w:t xml:space="preserve">3. </w:t>
      </w:r>
      <w:r w:rsidRPr="008D5048">
        <w:rPr>
          <w:rFonts w:ascii="Times New Roman" w:eastAsia="標楷體" w:hAnsi="Times New Roman" w:cs="Times New Roman"/>
          <w:b/>
        </w:rPr>
        <w:t>如何整合多工視覺模型以實現全時段的複雜駕駛行為分析與主動介入？</w:t>
      </w:r>
    </w:p>
    <w:p w14:paraId="1F4F017C" w14:textId="6D7A3172" w:rsidR="004940DE" w:rsidRPr="008D5048" w:rsidRDefault="004940DE" w:rsidP="00EA352B">
      <w:pPr>
        <w:widowControl/>
        <w:ind w:firstLine="480"/>
        <w:jc w:val="both"/>
        <w:rPr>
          <w:rFonts w:ascii="Times New Roman" w:eastAsia="標楷體" w:hAnsi="Times New Roman" w:cs="Times New Roman"/>
        </w:rPr>
      </w:pPr>
      <w:r w:rsidRPr="008D5048">
        <w:rPr>
          <w:rFonts w:ascii="Times New Roman" w:eastAsia="標楷體" w:hAnsi="Times New Roman" w:cs="Times New Roman"/>
        </w:rPr>
        <w:t>駕駛人的危險行為具有高度複雜性與時序性，單一模型難以同時兼顧全方位的監控。例如：「抽菸」涉及手</w:t>
      </w:r>
      <w:proofErr w:type="gramStart"/>
      <w:r w:rsidRPr="008D5048">
        <w:rPr>
          <w:rFonts w:ascii="Times New Roman" w:eastAsia="標楷體" w:hAnsi="Times New Roman" w:cs="Times New Roman"/>
        </w:rPr>
        <w:t>部與口部的</w:t>
      </w:r>
      <w:proofErr w:type="gramEnd"/>
      <w:r w:rsidRPr="008D5048">
        <w:rPr>
          <w:rFonts w:ascii="Times New Roman" w:eastAsia="標楷體" w:hAnsi="Times New Roman" w:cs="Times New Roman"/>
        </w:rPr>
        <w:t>互動，「疲勞駕駛」則需精細分析眼部縱橫比（</w:t>
      </w:r>
      <w:commentRangeStart w:id="18"/>
      <w:r w:rsidRPr="008D5048">
        <w:rPr>
          <w:rFonts w:ascii="Times New Roman" w:eastAsia="標楷體" w:hAnsi="Times New Roman" w:cs="Times New Roman"/>
        </w:rPr>
        <w:t>EAR</w:t>
      </w:r>
      <w:commentRangeEnd w:id="18"/>
      <w:r w:rsidR="00E721BF">
        <w:rPr>
          <w:rStyle w:val="a9"/>
        </w:rPr>
        <w:commentReference w:id="18"/>
      </w:r>
      <w:r w:rsidRPr="008D5048">
        <w:rPr>
          <w:rFonts w:ascii="Times New Roman" w:eastAsia="標楷體" w:hAnsi="Times New Roman" w:cs="Times New Roman"/>
        </w:rPr>
        <w:t>）。如何在有限的邊緣運算資源下，並行處理</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YOLOv8-Pose</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（肢體</w:t>
      </w:r>
      <w:r w:rsidR="00C1387A">
        <w:rPr>
          <w:rFonts w:ascii="Times New Roman" w:eastAsia="標楷體" w:hAnsi="Times New Roman" w:cs="Times New Roman" w:hint="eastAsia"/>
        </w:rPr>
        <w:t>或</w:t>
      </w:r>
      <w:r w:rsidRPr="008D5048">
        <w:rPr>
          <w:rFonts w:ascii="Times New Roman" w:eastAsia="標楷體" w:hAnsi="Times New Roman" w:cs="Times New Roman"/>
        </w:rPr>
        <w:t>物件偵測）與</w:t>
      </w:r>
      <w:r w:rsidR="00D34487">
        <w:rPr>
          <w:rFonts w:ascii="Times New Roman" w:eastAsia="標楷體" w:hAnsi="Times New Roman" w:cs="Times New Roman" w:hint="eastAsia"/>
        </w:rPr>
        <w:t xml:space="preserve"> </w:t>
      </w:r>
      <w:r w:rsidRPr="008D5048">
        <w:rPr>
          <w:rFonts w:ascii="Times New Roman" w:eastAsia="標楷體" w:hAnsi="Times New Roman" w:cs="Times New Roman"/>
        </w:rPr>
        <w:t>MediaPip</w:t>
      </w:r>
      <w:r w:rsidR="00D34487">
        <w:rPr>
          <w:rFonts w:ascii="Times New Roman" w:eastAsia="標楷體" w:hAnsi="Times New Roman" w:cs="Times New Roman" w:hint="eastAsia"/>
        </w:rPr>
        <w:t>e</w:t>
      </w:r>
      <w:r w:rsidRPr="008D5048">
        <w:rPr>
          <w:rFonts w:ascii="Times New Roman" w:eastAsia="標楷體" w:hAnsi="Times New Roman" w:cs="Times New Roman"/>
        </w:rPr>
        <w:t>（臉部特徵網格）兩大異質模型，並透過多工視覺融合架構（</w:t>
      </w:r>
      <w:commentRangeStart w:id="19"/>
      <w:r w:rsidRPr="008D5048">
        <w:rPr>
          <w:rFonts w:ascii="Times New Roman" w:eastAsia="標楷體" w:hAnsi="Times New Roman" w:cs="Times New Roman"/>
        </w:rPr>
        <w:t>Multi-task Vision Fusion</w:t>
      </w:r>
      <w:commentRangeEnd w:id="19"/>
      <w:r w:rsidR="00E721BF">
        <w:rPr>
          <w:rStyle w:val="a9"/>
        </w:rPr>
        <w:commentReference w:id="19"/>
      </w:r>
      <w:r w:rsidRPr="008D5048">
        <w:rPr>
          <w:rFonts w:ascii="Times New Roman" w:eastAsia="標楷體" w:hAnsi="Times New Roman" w:cs="Times New Roman"/>
        </w:rPr>
        <w:t>）</w:t>
      </w:r>
      <w:r w:rsidRPr="008D5048">
        <w:rPr>
          <w:rFonts w:ascii="Times New Roman" w:eastAsia="標楷體" w:hAnsi="Times New Roman" w:cs="Times New Roman"/>
        </w:rPr>
        <w:t xml:space="preserve"> </w:t>
      </w:r>
      <w:r w:rsidRPr="008D5048">
        <w:rPr>
          <w:rFonts w:ascii="Times New Roman" w:eastAsia="標楷體" w:hAnsi="Times New Roman" w:cs="Times New Roman"/>
        </w:rPr>
        <w:t>綜合判斷風險等級，是本研究的技術挑戰。</w:t>
      </w:r>
      <w:proofErr w:type="gramStart"/>
      <w:r w:rsidRPr="008D5048">
        <w:rPr>
          <w:rFonts w:ascii="Times New Roman" w:eastAsia="標楷體" w:hAnsi="Times New Roman" w:cs="Times New Roman"/>
        </w:rPr>
        <w:t>此外，</w:t>
      </w:r>
      <w:proofErr w:type="gramEnd"/>
      <w:r w:rsidRPr="008D5048">
        <w:rPr>
          <w:rFonts w:ascii="Times New Roman" w:eastAsia="標楷體" w:hAnsi="Times New Roman" w:cs="Times New Roman"/>
        </w:rPr>
        <w:t>系統需進一步探討如何根據偵測結果進行主動式介入</w:t>
      </w:r>
      <w:proofErr w:type="gramStart"/>
      <w:r w:rsidRPr="008D5048">
        <w:rPr>
          <w:rFonts w:ascii="Times New Roman" w:eastAsia="標楷體" w:hAnsi="Times New Roman" w:cs="Times New Roman"/>
        </w:rPr>
        <w:t>（</w:t>
      </w:r>
      <w:proofErr w:type="gramEnd"/>
      <w:r w:rsidRPr="008D5048">
        <w:rPr>
          <w:rFonts w:ascii="Times New Roman" w:eastAsia="標楷體" w:hAnsi="Times New Roman" w:cs="Times New Roman"/>
        </w:rPr>
        <w:t>如：</w:t>
      </w:r>
      <w:r w:rsidRPr="008D5048">
        <w:rPr>
          <w:rFonts w:ascii="Times New Roman" w:eastAsia="標楷體" w:hAnsi="Times New Roman" w:cs="Times New Roman"/>
        </w:rPr>
        <w:t>Level 2</w:t>
      </w:r>
      <w:r w:rsidRPr="008D5048">
        <w:rPr>
          <w:rFonts w:ascii="Times New Roman" w:eastAsia="標楷體" w:hAnsi="Times New Roman" w:cs="Times New Roman"/>
        </w:rPr>
        <w:t>限速、</w:t>
      </w:r>
      <w:r w:rsidRPr="008D5048">
        <w:rPr>
          <w:rFonts w:ascii="Times New Roman" w:eastAsia="標楷體" w:hAnsi="Times New Roman" w:cs="Times New Roman"/>
        </w:rPr>
        <w:t>Level 3</w:t>
      </w:r>
      <w:r w:rsidRPr="008D5048">
        <w:rPr>
          <w:rFonts w:ascii="Times New Roman" w:eastAsia="標楷體" w:hAnsi="Times New Roman" w:cs="Times New Roman"/>
        </w:rPr>
        <w:t>緊急喚醒</w:t>
      </w:r>
      <w:proofErr w:type="gramStart"/>
      <w:r w:rsidRPr="008D5048">
        <w:rPr>
          <w:rFonts w:ascii="Times New Roman" w:eastAsia="標楷體" w:hAnsi="Times New Roman" w:cs="Times New Roman"/>
        </w:rPr>
        <w:t>）</w:t>
      </w:r>
      <w:proofErr w:type="gramEnd"/>
      <w:r w:rsidRPr="008D5048">
        <w:rPr>
          <w:rFonts w:ascii="Times New Roman" w:eastAsia="標楷體" w:hAnsi="Times New Roman" w:cs="Times New Roman"/>
        </w:rPr>
        <w:t>，以達成從「被動紀錄」到「主動防護」的典範轉移。</w:t>
      </w:r>
    </w:p>
    <w:p w14:paraId="34F8C824" w14:textId="77777777" w:rsidR="004940DE" w:rsidRDefault="004940DE" w:rsidP="00EA352B">
      <w:pPr>
        <w:widowControl/>
        <w:jc w:val="both"/>
        <w:rPr>
          <w:rFonts w:ascii="Times New Roman" w:eastAsia="標楷體" w:hAnsi="Times New Roman" w:cs="Times New Roman"/>
        </w:rPr>
      </w:pPr>
    </w:p>
    <w:p w14:paraId="4722DB9A" w14:textId="5A92174A" w:rsidR="008D5048" w:rsidRPr="00184201" w:rsidRDefault="008D5048" w:rsidP="00EA352B">
      <w:pPr>
        <w:widowControl/>
        <w:jc w:val="both"/>
        <w:rPr>
          <w:rFonts w:ascii="Times New Roman" w:eastAsia="標楷體" w:hAnsi="Times New Roman" w:cs="Times New Roman"/>
          <w:b/>
          <w:color w:val="FF0000"/>
          <w:sz w:val="28"/>
          <w:szCs w:val="28"/>
        </w:rPr>
      </w:pPr>
      <w:r w:rsidRPr="00184201">
        <w:rPr>
          <w:rFonts w:ascii="Times New Roman" w:eastAsia="標楷體" w:hAnsi="Times New Roman" w:cs="Times New Roman" w:hint="eastAsia"/>
          <w:b/>
          <w:sz w:val="28"/>
          <w:szCs w:val="28"/>
        </w:rPr>
        <w:t>（三）文獻回顧與探討</w:t>
      </w:r>
    </w:p>
    <w:p w14:paraId="65F25C38"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3.1 </w:t>
      </w:r>
      <w:r w:rsidRPr="00A8596B">
        <w:rPr>
          <w:rFonts w:ascii="Times New Roman" w:eastAsia="標楷體" w:hAnsi="Times New Roman" w:cs="Times New Roman" w:hint="eastAsia"/>
          <w:b/>
        </w:rPr>
        <w:t>深度學習於安全帽配戴偵測之發展</w:t>
      </w:r>
    </w:p>
    <w:p w14:paraId="1DC8C024" w14:textId="4D5B42BE"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機車騎士頭部外傷是交通事故致死的主因，因此安全帽偵測一直是智慧交通領域的重點。傳統方法多依賴背景相</w:t>
      </w:r>
      <w:proofErr w:type="gramStart"/>
      <w:r w:rsidRPr="00A8596B">
        <w:rPr>
          <w:rFonts w:ascii="Times New Roman" w:eastAsia="標楷體" w:hAnsi="Times New Roman" w:cs="Times New Roman" w:hint="eastAsia"/>
        </w:rPr>
        <w:t>減法或霍夫</w:t>
      </w:r>
      <w:proofErr w:type="gramEnd"/>
      <w:r w:rsidRPr="00A8596B">
        <w:rPr>
          <w:rFonts w:ascii="Times New Roman" w:eastAsia="標楷體" w:hAnsi="Times New Roman" w:cs="Times New Roman" w:hint="eastAsia"/>
        </w:rPr>
        <w:t>變換（</w:t>
      </w:r>
      <w:r w:rsidRPr="00A8596B">
        <w:rPr>
          <w:rFonts w:ascii="Times New Roman" w:eastAsia="標楷體" w:hAnsi="Times New Roman" w:cs="Times New Roman" w:hint="eastAsia"/>
        </w:rPr>
        <w:t>Hough Transform</w:t>
      </w:r>
      <w:r w:rsidRPr="00A8596B">
        <w:rPr>
          <w:rFonts w:ascii="Times New Roman" w:eastAsia="標楷體" w:hAnsi="Times New Roman" w:cs="Times New Roman" w:hint="eastAsia"/>
        </w:rPr>
        <w:t>），但在光影變化劇烈的戶外環境下效果不佳。近年來，</w:t>
      </w:r>
      <w:r w:rsidRPr="00A8596B">
        <w:rPr>
          <w:rFonts w:ascii="Times New Roman" w:eastAsia="標楷體" w:hAnsi="Times New Roman" w:cs="Times New Roman" w:hint="eastAsia"/>
        </w:rPr>
        <w:t>YOLO</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You Only Look Once</w:t>
      </w:r>
      <w:r w:rsidRPr="00A8596B">
        <w:rPr>
          <w:rFonts w:ascii="Times New Roman" w:eastAsia="標楷體" w:hAnsi="Times New Roman" w:cs="Times New Roman" w:hint="eastAsia"/>
        </w:rPr>
        <w:t>）系列模型因其優異的即時偵測能力成為主流。根據</w:t>
      </w:r>
      <w:r w:rsidRPr="00A8596B">
        <w:rPr>
          <w:rFonts w:ascii="Times New Roman" w:eastAsia="標楷體" w:hAnsi="Times New Roman" w:cs="Times New Roman" w:hint="eastAsia"/>
        </w:rPr>
        <w:t xml:space="preserve"> Singh </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 (2025) [</w:t>
      </w:r>
      <w:r w:rsidR="00E363A1">
        <w:rPr>
          <w:rFonts w:ascii="Times New Roman" w:eastAsia="標楷體" w:hAnsi="Times New Roman" w:cs="Times New Roman"/>
        </w:rPr>
        <w:t>4</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的研究指出，利用</w:t>
      </w:r>
      <w:r>
        <w:rPr>
          <w:rFonts w:ascii="Times New Roman" w:eastAsia="標楷體" w:hAnsi="Times New Roman" w:cs="Times New Roman" w:hint="eastAsia"/>
        </w:rPr>
        <w:t>YOLO</w:t>
      </w:r>
      <w:r w:rsidRPr="00A8596B">
        <w:rPr>
          <w:rFonts w:ascii="Times New Roman" w:eastAsia="標楷體" w:hAnsi="Times New Roman" w:cs="Times New Roman" w:hint="eastAsia"/>
        </w:rPr>
        <w:t>演算法結合</w:t>
      </w:r>
      <w:r>
        <w:rPr>
          <w:rFonts w:ascii="Times New Roman" w:eastAsia="標楷體" w:hAnsi="Times New Roman" w:cs="Times New Roman" w:hint="eastAsia"/>
        </w:rPr>
        <w:t>OCR</w:t>
      </w:r>
      <w:r w:rsidRPr="00A8596B">
        <w:rPr>
          <w:rFonts w:ascii="Times New Roman" w:eastAsia="標楷體" w:hAnsi="Times New Roman" w:cs="Times New Roman" w:hint="eastAsia"/>
        </w:rPr>
        <w:t>技術，能在複雜的交通流中即時辨識未戴安全帽的騎士並提取車牌資訊，準確率可達</w:t>
      </w:r>
      <w:r>
        <w:rPr>
          <w:rFonts w:ascii="Times New Roman" w:eastAsia="標楷體" w:hAnsi="Times New Roman" w:cs="Times New Roman" w:hint="eastAsia"/>
        </w:rPr>
        <w:t>95%</w:t>
      </w:r>
      <w:r w:rsidRPr="00A8596B">
        <w:rPr>
          <w:rFonts w:ascii="Times New Roman" w:eastAsia="標楷體" w:hAnsi="Times New Roman" w:cs="Times New Roman" w:hint="eastAsia"/>
        </w:rPr>
        <w:t>以上。</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Sharma </w:t>
      </w:r>
      <w:r w:rsidRPr="00A8596B">
        <w:rPr>
          <w:rFonts w:ascii="Times New Roman" w:eastAsia="標楷體" w:hAnsi="Times New Roman" w:cs="Times New Roman" w:hint="eastAsia"/>
        </w:rPr>
        <w:t>等人</w:t>
      </w:r>
      <w:r>
        <w:rPr>
          <w:rFonts w:ascii="Times New Roman" w:eastAsia="標楷體" w:hAnsi="Times New Roman" w:cs="Times New Roman" w:hint="eastAsia"/>
        </w:rPr>
        <w:t>(2025) [</w:t>
      </w:r>
      <w:r w:rsidR="00E363A1">
        <w:rPr>
          <w:rFonts w:ascii="Times New Roman" w:eastAsia="標楷體" w:hAnsi="Times New Roman" w:cs="Times New Roman"/>
        </w:rPr>
        <w:t>5</w:t>
      </w:r>
      <w:r>
        <w:rPr>
          <w:rFonts w:ascii="Times New Roman" w:eastAsia="標楷體" w:hAnsi="Times New Roman" w:cs="Times New Roman" w:hint="eastAsia"/>
        </w:rPr>
        <w:t>]</w:t>
      </w:r>
      <w:r w:rsidRPr="00A8596B">
        <w:rPr>
          <w:rFonts w:ascii="Times New Roman" w:eastAsia="標楷體" w:hAnsi="Times New Roman" w:cs="Times New Roman" w:hint="eastAsia"/>
        </w:rPr>
        <w:t>的研究也證實，相較於兩階段的</w:t>
      </w:r>
      <w:r w:rsidR="00A17AE2">
        <w:rPr>
          <w:rFonts w:ascii="Times New Roman" w:eastAsia="標楷體" w:hAnsi="Times New Roman" w:cs="Times New Roman" w:hint="eastAsia"/>
        </w:rPr>
        <w:t>R-CNN</w:t>
      </w:r>
      <w:r w:rsidRPr="00A8596B">
        <w:rPr>
          <w:rFonts w:ascii="Times New Roman" w:eastAsia="標楷體" w:hAnsi="Times New Roman" w:cs="Times New Roman" w:hint="eastAsia"/>
        </w:rPr>
        <w:t>系列，單階段的</w:t>
      </w:r>
      <w:r w:rsidRPr="00A8596B">
        <w:rPr>
          <w:rFonts w:ascii="Times New Roman" w:eastAsia="標楷體" w:hAnsi="Times New Roman" w:cs="Times New Roman" w:hint="eastAsia"/>
        </w:rPr>
        <w:t xml:space="preserve">YOLO </w:t>
      </w:r>
      <w:r w:rsidRPr="00A8596B">
        <w:rPr>
          <w:rFonts w:ascii="Times New Roman" w:eastAsia="標楷體" w:hAnsi="Times New Roman" w:cs="Times New Roman" w:hint="eastAsia"/>
        </w:rPr>
        <w:t>架構在嵌入式系統上的推論速度更具優勢，適合應用於即時監控。然而，上述研究多僅針對「</w:t>
      </w:r>
      <w:proofErr w:type="gramStart"/>
      <w:r w:rsidRPr="00A8596B">
        <w:rPr>
          <w:rFonts w:ascii="Times New Roman" w:eastAsia="標楷體" w:hAnsi="Times New Roman" w:cs="Times New Roman" w:hint="eastAsia"/>
        </w:rPr>
        <w:t>有無配戴</w:t>
      </w:r>
      <w:proofErr w:type="gramEnd"/>
      <w:r w:rsidRPr="00A8596B">
        <w:rPr>
          <w:rFonts w:ascii="Times New Roman" w:eastAsia="標楷體" w:hAnsi="Times New Roman" w:cs="Times New Roman" w:hint="eastAsia"/>
        </w:rPr>
        <w:t>」進行二元分類，缺乏對於「</w:t>
      </w:r>
      <w:proofErr w:type="gramStart"/>
      <w:r w:rsidRPr="00A8596B">
        <w:rPr>
          <w:rFonts w:ascii="Times New Roman" w:eastAsia="標楷體" w:hAnsi="Times New Roman" w:cs="Times New Roman" w:hint="eastAsia"/>
        </w:rPr>
        <w:t>假扣環</w:t>
      </w:r>
      <w:proofErr w:type="gramEnd"/>
      <w:r w:rsidRPr="00A8596B">
        <w:rPr>
          <w:rFonts w:ascii="Times New Roman" w:eastAsia="標楷體" w:hAnsi="Times New Roman" w:cs="Times New Roman" w:hint="eastAsia"/>
        </w:rPr>
        <w:t>」或「掛帽欺騙」等細微行為的判讀能力。針對共享運具的特殊性，</w:t>
      </w:r>
      <w:r w:rsidRPr="00A8596B">
        <w:rPr>
          <w:rFonts w:ascii="Times New Roman" w:eastAsia="標楷體" w:hAnsi="Times New Roman" w:cs="Times New Roman" w:hint="eastAsia"/>
        </w:rPr>
        <w:t>Rosa (2023) [</w:t>
      </w:r>
      <w:r w:rsidR="00E363A1">
        <w:rPr>
          <w:rFonts w:ascii="Times New Roman" w:eastAsia="標楷體" w:hAnsi="Times New Roman" w:cs="Times New Roman"/>
        </w:rPr>
        <w:t>6</w:t>
      </w:r>
      <w:r w:rsidRPr="00A8596B">
        <w:rPr>
          <w:rFonts w:ascii="Times New Roman" w:eastAsia="標楷體" w:hAnsi="Times New Roman" w:cs="Times New Roman" w:hint="eastAsia"/>
        </w:rPr>
        <w:t>]</w:t>
      </w:r>
      <w:r w:rsidRPr="00A8596B">
        <w:rPr>
          <w:rFonts w:ascii="Times New Roman" w:eastAsia="標楷體" w:hAnsi="Times New Roman" w:cs="Times New Roman" w:hint="eastAsia"/>
        </w:rPr>
        <w:t>也強調了電腦視覺系統在共</w:t>
      </w:r>
      <w:r w:rsidRPr="00A8596B">
        <w:rPr>
          <w:rFonts w:ascii="Times New Roman" w:eastAsia="標楷體" w:hAnsi="Times New Roman" w:cs="Times New Roman" w:hint="eastAsia"/>
        </w:rPr>
        <w:lastRenderedPageBreak/>
        <w:t>享滑板</w:t>
      </w:r>
      <w:proofErr w:type="gramStart"/>
      <w:r w:rsidRPr="00A8596B">
        <w:rPr>
          <w:rFonts w:ascii="Times New Roman" w:eastAsia="標楷體" w:hAnsi="Times New Roman" w:cs="Times New Roman" w:hint="eastAsia"/>
        </w:rPr>
        <w:t>車等運具</w:t>
      </w:r>
      <w:proofErr w:type="gramEnd"/>
      <w:r w:rsidRPr="00A8596B">
        <w:rPr>
          <w:rFonts w:ascii="Times New Roman" w:eastAsia="標楷體" w:hAnsi="Times New Roman" w:cs="Times New Roman" w:hint="eastAsia"/>
        </w:rPr>
        <w:t>上的評估重要性。本研究擬引入</w:t>
      </w:r>
      <w:commentRangeStart w:id="20"/>
      <w:r w:rsidRPr="00A8596B">
        <w:rPr>
          <w:rFonts w:ascii="Times New Roman" w:eastAsia="標楷體" w:hAnsi="Times New Roman" w:cs="Times New Roman" w:hint="eastAsia"/>
        </w:rPr>
        <w:t>ROI</w:t>
      </w:r>
      <w:r w:rsidRPr="00A8596B">
        <w:rPr>
          <w:rFonts w:ascii="Times New Roman" w:eastAsia="標楷體" w:hAnsi="Times New Roman" w:cs="Times New Roman" w:hint="eastAsia"/>
        </w:rPr>
        <w:t>（感興趣區域）</w:t>
      </w:r>
      <w:commentRangeEnd w:id="20"/>
      <w:r w:rsidR="00E721BF">
        <w:rPr>
          <w:rStyle w:val="a9"/>
        </w:rPr>
        <w:commentReference w:id="20"/>
      </w:r>
      <w:r w:rsidRPr="00A8596B">
        <w:rPr>
          <w:rFonts w:ascii="Times New Roman" w:eastAsia="標楷體" w:hAnsi="Times New Roman" w:cs="Times New Roman" w:hint="eastAsia"/>
        </w:rPr>
        <w:t>動態擷取技術，進一步分析頭部區域材質，以解決現有偵測機制的盲點。</w:t>
      </w:r>
    </w:p>
    <w:p w14:paraId="397FD8DB" w14:textId="77777777" w:rsidR="00A8596B" w:rsidRPr="00A8596B" w:rsidRDefault="00A8596B" w:rsidP="00EA352B">
      <w:pPr>
        <w:widowControl/>
        <w:jc w:val="both"/>
        <w:rPr>
          <w:rFonts w:ascii="Times New Roman" w:eastAsia="標楷體" w:hAnsi="Times New Roman" w:cs="Times New Roman"/>
        </w:rPr>
      </w:pPr>
    </w:p>
    <w:p w14:paraId="78AF10BD" w14:textId="77777777" w:rsidR="00A8596B" w:rsidRPr="00A8596B" w:rsidRDefault="00A8596B" w:rsidP="00EA352B">
      <w:pPr>
        <w:widowControl/>
        <w:jc w:val="both"/>
        <w:rPr>
          <w:rFonts w:ascii="Times New Roman" w:eastAsia="標楷體" w:hAnsi="Times New Roman" w:cs="Times New Roman"/>
          <w:b/>
        </w:rPr>
      </w:pPr>
      <w:r w:rsidRPr="00A8596B">
        <w:rPr>
          <w:rFonts w:ascii="Times New Roman" w:eastAsia="標楷體" w:hAnsi="Times New Roman" w:cs="Times New Roman" w:hint="eastAsia"/>
          <w:b/>
        </w:rPr>
        <w:t xml:space="preserve">3.2 </w:t>
      </w:r>
      <w:r w:rsidRPr="00A8596B">
        <w:rPr>
          <w:rFonts w:ascii="Times New Roman" w:eastAsia="標楷體" w:hAnsi="Times New Roman" w:cs="Times New Roman" w:hint="eastAsia"/>
          <w:b/>
        </w:rPr>
        <w:t>臉部</w:t>
      </w:r>
      <w:proofErr w:type="gramStart"/>
      <w:r w:rsidRPr="00A8596B">
        <w:rPr>
          <w:rFonts w:ascii="Times New Roman" w:eastAsia="標楷體" w:hAnsi="Times New Roman" w:cs="Times New Roman" w:hint="eastAsia"/>
          <w:b/>
        </w:rPr>
        <w:t>特徵網格與</w:t>
      </w:r>
      <w:proofErr w:type="gramEnd"/>
      <w:r w:rsidRPr="00A8596B">
        <w:rPr>
          <w:rFonts w:ascii="Times New Roman" w:eastAsia="標楷體" w:hAnsi="Times New Roman" w:cs="Times New Roman" w:hint="eastAsia"/>
          <w:b/>
        </w:rPr>
        <w:t>駕駛疲勞偵測</w:t>
      </w:r>
    </w:p>
    <w:p w14:paraId="6F2211ED" w14:textId="6D27EC75" w:rsidR="00A8596B" w:rsidRPr="00A8596B" w:rsidRDefault="00A8596B"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A8596B">
        <w:rPr>
          <w:rFonts w:ascii="Times New Roman" w:eastAsia="標楷體" w:hAnsi="Times New Roman" w:cs="Times New Roman" w:hint="eastAsia"/>
        </w:rPr>
        <w:t>疲勞駕駛與視線分心是行車安全的隱形殺手。在非接觸式的生理偵測技術中，基於視覺的臉部特徵點分析最為成熟。</w:t>
      </w:r>
      <w:r w:rsidR="00FF567B">
        <w:rPr>
          <w:rFonts w:ascii="Times New Roman" w:eastAsia="標楷體" w:hAnsi="Times New Roman" w:cs="Times New Roman" w:hint="eastAsia"/>
        </w:rPr>
        <w:t>Sawant</w:t>
      </w:r>
      <w:r w:rsidRPr="00A8596B">
        <w:rPr>
          <w:rFonts w:ascii="Times New Roman" w:eastAsia="標楷體" w:hAnsi="Times New Roman" w:cs="Times New Roman" w:hint="eastAsia"/>
        </w:rPr>
        <w:t>等人</w:t>
      </w:r>
      <w:r w:rsidRPr="00A8596B">
        <w:rPr>
          <w:rFonts w:ascii="Times New Roman" w:eastAsia="標楷體" w:hAnsi="Times New Roman" w:cs="Times New Roman" w:hint="eastAsia"/>
        </w:rPr>
        <w:t xml:space="preserve">(2025) </w:t>
      </w:r>
      <w:bookmarkStart w:id="21" w:name="_Hlk222258454"/>
      <w:r w:rsidRPr="00A8596B">
        <w:rPr>
          <w:rFonts w:ascii="Times New Roman" w:eastAsia="標楷體" w:hAnsi="Times New Roman" w:cs="Times New Roman" w:hint="eastAsia"/>
        </w:rPr>
        <w:t>[</w:t>
      </w:r>
      <w:r w:rsidR="00E363A1">
        <w:rPr>
          <w:rFonts w:ascii="Times New Roman" w:eastAsia="標楷體" w:hAnsi="Times New Roman" w:cs="Times New Roman"/>
        </w:rPr>
        <w:t>7</w:t>
      </w:r>
      <w:r w:rsidRPr="00A8596B">
        <w:rPr>
          <w:rFonts w:ascii="Times New Roman" w:eastAsia="標楷體" w:hAnsi="Times New Roman" w:cs="Times New Roman" w:hint="eastAsia"/>
        </w:rPr>
        <w:t>]</w:t>
      </w:r>
      <w:bookmarkEnd w:id="21"/>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提出了一種基於</w:t>
      </w:r>
      <w:r w:rsidR="00FF567B">
        <w:rPr>
          <w:rFonts w:ascii="Times New Roman" w:eastAsia="標楷體" w:hAnsi="Times New Roman" w:cs="Times New Roman" w:hint="eastAsia"/>
        </w:rPr>
        <w:t>MediaPipe Face Mesh</w:t>
      </w:r>
      <w:r w:rsidRPr="00A8596B">
        <w:rPr>
          <w:rFonts w:ascii="Times New Roman" w:eastAsia="標楷體" w:hAnsi="Times New Roman" w:cs="Times New Roman" w:hint="eastAsia"/>
        </w:rPr>
        <w:t>的即時疲勞偵測系統，透過計算眼睛縱橫比（</w:t>
      </w:r>
      <w:r w:rsidRPr="00A8596B">
        <w:rPr>
          <w:rFonts w:ascii="Times New Roman" w:eastAsia="標楷體" w:hAnsi="Times New Roman" w:cs="Times New Roman" w:hint="eastAsia"/>
        </w:rPr>
        <w:t>Eye Aspect Ratio, EAR</w:t>
      </w:r>
      <w:r w:rsidRPr="00A8596B">
        <w:rPr>
          <w:rFonts w:ascii="Times New Roman" w:eastAsia="標楷體" w:hAnsi="Times New Roman" w:cs="Times New Roman" w:hint="eastAsia"/>
        </w:rPr>
        <w:t>）來判斷駕駛是否出現閉眼或微睡眠症狀，該系統無需昂貴的紅外線感測器，僅需一般鏡頭即可達到高精度的即時監控。</w:t>
      </w:r>
      <w:proofErr w:type="gramStart"/>
      <w:r w:rsidRPr="00A8596B">
        <w:rPr>
          <w:rFonts w:ascii="Times New Roman" w:eastAsia="標楷體" w:hAnsi="Times New Roman" w:cs="Times New Roman" w:hint="eastAsia"/>
        </w:rPr>
        <w:t>此外，</w:t>
      </w:r>
      <w:proofErr w:type="gramEnd"/>
      <w:r w:rsidRPr="00A8596B">
        <w:rPr>
          <w:rFonts w:ascii="Times New Roman" w:eastAsia="標楷體" w:hAnsi="Times New Roman" w:cs="Times New Roman" w:hint="eastAsia"/>
        </w:rPr>
        <w:t xml:space="preserve">Gupta </w:t>
      </w:r>
      <w:r w:rsidRPr="00A8596B">
        <w:rPr>
          <w:rFonts w:ascii="Times New Roman" w:eastAsia="標楷體" w:hAnsi="Times New Roman" w:cs="Times New Roman" w:hint="eastAsia"/>
        </w:rPr>
        <w:t>與</w:t>
      </w:r>
      <w:r w:rsidRPr="00A8596B">
        <w:rPr>
          <w:rFonts w:ascii="Times New Roman" w:eastAsia="標楷體" w:hAnsi="Times New Roman" w:cs="Times New Roman" w:hint="eastAsia"/>
        </w:rPr>
        <w:t xml:space="preserve"> Singh (2021)</w:t>
      </w:r>
      <w:r w:rsidR="0088709F">
        <w:rPr>
          <w:rFonts w:ascii="Times New Roman" w:eastAsia="標楷體" w:hAnsi="Times New Roman" w:cs="Times New Roman" w:hint="eastAsia"/>
        </w:rPr>
        <w:t xml:space="preserve"> </w:t>
      </w:r>
      <w:r w:rsidRPr="00A8596B">
        <w:rPr>
          <w:rFonts w:ascii="Times New Roman" w:eastAsia="標楷體" w:hAnsi="Times New Roman" w:cs="Times New Roman" w:hint="eastAsia"/>
        </w:rPr>
        <w:t>[</w:t>
      </w:r>
      <w:r w:rsidR="00E363A1">
        <w:rPr>
          <w:rFonts w:ascii="Times New Roman" w:eastAsia="標楷體" w:hAnsi="Times New Roman" w:cs="Times New Roman"/>
        </w:rPr>
        <w:t>8</w:t>
      </w:r>
      <w:r w:rsidRPr="00A8596B">
        <w:rPr>
          <w:rFonts w:ascii="Times New Roman" w:eastAsia="標楷體" w:hAnsi="Times New Roman" w:cs="Times New Roman" w:hint="eastAsia"/>
        </w:rPr>
        <w:t xml:space="preserve">] </w:t>
      </w:r>
      <w:r w:rsidRPr="00A8596B">
        <w:rPr>
          <w:rFonts w:ascii="Times New Roman" w:eastAsia="標楷體" w:hAnsi="Times New Roman" w:cs="Times New Roman" w:hint="eastAsia"/>
        </w:rPr>
        <w:t>的研究顯示，結合</w:t>
      </w:r>
      <w:r w:rsidR="00FF567B">
        <w:rPr>
          <w:rFonts w:ascii="Times New Roman" w:eastAsia="標楷體" w:hAnsi="Times New Roman" w:cs="Times New Roman" w:hint="eastAsia"/>
        </w:rPr>
        <w:t>YOLOv5</w:t>
      </w:r>
      <w:r w:rsidRPr="00A8596B">
        <w:rPr>
          <w:rFonts w:ascii="Times New Roman" w:eastAsia="標楷體" w:hAnsi="Times New Roman" w:cs="Times New Roman" w:hint="eastAsia"/>
        </w:rPr>
        <w:t>與</w:t>
      </w:r>
      <w:r w:rsidR="00FF567B">
        <w:rPr>
          <w:rFonts w:ascii="Times New Roman" w:eastAsia="標楷體" w:hAnsi="Times New Roman" w:cs="Times New Roman" w:hint="eastAsia"/>
        </w:rPr>
        <w:t>MediaPipe</w:t>
      </w:r>
      <w:r w:rsidRPr="00A8596B">
        <w:rPr>
          <w:rFonts w:ascii="Times New Roman" w:eastAsia="標楷體" w:hAnsi="Times New Roman" w:cs="Times New Roman" w:hint="eastAsia"/>
        </w:rPr>
        <w:t>的混合架構，能同時兼顧大範圍的頭部姿態估計與局部的眼部特徵分析，有效提升了對分心行為（如轉頭聊天）的判讀</w:t>
      </w:r>
      <w:r w:rsidR="00E363A1">
        <w:rPr>
          <w:rFonts w:ascii="Times New Roman" w:eastAsia="標楷體" w:hAnsi="Times New Roman" w:cs="Times New Roman" w:hint="eastAsia"/>
        </w:rPr>
        <w:t>穩定</w:t>
      </w:r>
      <w:r w:rsidRPr="00A8596B">
        <w:rPr>
          <w:rFonts w:ascii="Times New Roman" w:eastAsia="標楷體" w:hAnsi="Times New Roman" w:cs="Times New Roman" w:hint="eastAsia"/>
        </w:rPr>
        <w:t>性。針對更複雜的肢體動作，</w:t>
      </w:r>
      <w:r w:rsidR="00F8372B">
        <w:rPr>
          <w:rFonts w:ascii="Times New Roman" w:eastAsia="標楷體" w:hAnsi="Times New Roman" w:cs="Times New Roman" w:hint="eastAsia"/>
        </w:rPr>
        <w:t>Thakur</w:t>
      </w:r>
      <w:r w:rsidRPr="00A8596B">
        <w:rPr>
          <w:rFonts w:ascii="Times New Roman" w:eastAsia="標楷體" w:hAnsi="Times New Roman" w:cs="Times New Roman" w:hint="eastAsia"/>
        </w:rPr>
        <w:t>等人</w:t>
      </w:r>
      <w:r w:rsidR="00FF567B">
        <w:rPr>
          <w:rFonts w:ascii="Times New Roman" w:eastAsia="標楷體" w:hAnsi="Times New Roman" w:cs="Times New Roman" w:hint="eastAsia"/>
        </w:rPr>
        <w:t>(2018) [</w:t>
      </w:r>
      <w:r w:rsidR="00E363A1">
        <w:rPr>
          <w:rFonts w:ascii="Times New Roman" w:eastAsia="標楷體" w:hAnsi="Times New Roman" w:cs="Times New Roman"/>
        </w:rPr>
        <w:t>9</w:t>
      </w:r>
      <w:r w:rsidR="00FF567B">
        <w:rPr>
          <w:rFonts w:ascii="Times New Roman" w:eastAsia="標楷體" w:hAnsi="Times New Roman" w:cs="Times New Roman" w:hint="eastAsia"/>
        </w:rPr>
        <w:t>]</w:t>
      </w:r>
      <w:r w:rsidRPr="00A8596B">
        <w:rPr>
          <w:rFonts w:ascii="Times New Roman" w:eastAsia="標楷體" w:hAnsi="Times New Roman" w:cs="Times New Roman" w:hint="eastAsia"/>
        </w:rPr>
        <w:t>則探討了利用</w:t>
      </w:r>
      <w:proofErr w:type="gramStart"/>
      <w:r w:rsidRPr="00A8596B">
        <w:rPr>
          <w:rFonts w:ascii="Times New Roman" w:eastAsia="標楷體" w:hAnsi="Times New Roman" w:cs="Times New Roman" w:hint="eastAsia"/>
        </w:rPr>
        <w:t>深度卷積神經</w:t>
      </w:r>
      <w:proofErr w:type="gramEnd"/>
      <w:r w:rsidRPr="00A8596B">
        <w:rPr>
          <w:rFonts w:ascii="Times New Roman" w:eastAsia="標楷體" w:hAnsi="Times New Roman" w:cs="Times New Roman" w:hint="eastAsia"/>
        </w:rPr>
        <w:t>網路進行姿勢估計以偵測分心駕駛的可行性。本研究將整合上述混合架構與姿勢估計概念，進一步將手部姿態數據納入分析，以</w:t>
      </w:r>
      <w:proofErr w:type="gramStart"/>
      <w:r w:rsidRPr="00A8596B">
        <w:rPr>
          <w:rFonts w:ascii="Times New Roman" w:eastAsia="標楷體" w:hAnsi="Times New Roman" w:cs="Times New Roman" w:hint="eastAsia"/>
        </w:rPr>
        <w:t>實現對滑手機</w:t>
      </w:r>
      <w:proofErr w:type="gramEnd"/>
      <w:r w:rsidRPr="00A8596B">
        <w:rPr>
          <w:rFonts w:ascii="Times New Roman" w:eastAsia="標楷體" w:hAnsi="Times New Roman" w:cs="Times New Roman" w:hint="eastAsia"/>
        </w:rPr>
        <w:t>、抽菸等複雜違規行為的綜合判斷。</w:t>
      </w:r>
    </w:p>
    <w:p w14:paraId="0916A743" w14:textId="77777777" w:rsidR="00A8596B" w:rsidRPr="00A8596B" w:rsidRDefault="00A8596B" w:rsidP="00EA352B">
      <w:pPr>
        <w:widowControl/>
        <w:jc w:val="both"/>
        <w:rPr>
          <w:rFonts w:ascii="Times New Roman" w:eastAsia="標楷體" w:hAnsi="Times New Roman" w:cs="Times New Roman"/>
        </w:rPr>
      </w:pPr>
    </w:p>
    <w:p w14:paraId="451B7A0D" w14:textId="77777777" w:rsidR="00A8596B" w:rsidRPr="00603D08" w:rsidRDefault="00A8596B" w:rsidP="00EA352B">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 xml:space="preserve">3.3 </w:t>
      </w:r>
      <w:r w:rsidRPr="00603D08">
        <w:rPr>
          <w:rFonts w:ascii="Times New Roman" w:eastAsia="標楷體" w:hAnsi="Times New Roman" w:cs="Times New Roman" w:hint="eastAsia"/>
          <w:b/>
        </w:rPr>
        <w:t>單樣本學習與身分驗證</w:t>
      </w:r>
    </w:p>
    <w:p w14:paraId="6BF801A2" w14:textId="2CCF18B6" w:rsidR="00AF1EEE" w:rsidRDefault="009339C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A8596B" w:rsidRPr="00A8596B">
        <w:rPr>
          <w:rFonts w:ascii="Times New Roman" w:eastAsia="標楷體" w:hAnsi="Times New Roman" w:cs="Times New Roman" w:hint="eastAsia"/>
        </w:rPr>
        <w:t>在共享運具的應用場景中，系統面臨的最大挑戰是無法預先取得大量用戶照片進行模型訓練。為解決此「</w:t>
      </w:r>
      <w:proofErr w:type="gramStart"/>
      <w:r w:rsidR="00A8596B" w:rsidRPr="00A8596B">
        <w:rPr>
          <w:rFonts w:ascii="Times New Roman" w:eastAsia="標楷體" w:hAnsi="Times New Roman" w:cs="Times New Roman" w:hint="eastAsia"/>
        </w:rPr>
        <w:t>數據稀缺</w:t>
      </w:r>
      <w:proofErr w:type="gramEnd"/>
      <w:r w:rsidR="00A8596B" w:rsidRPr="00A8596B">
        <w:rPr>
          <w:rFonts w:ascii="Times New Roman" w:eastAsia="標楷體" w:hAnsi="Times New Roman" w:cs="Times New Roman" w:hint="eastAsia"/>
        </w:rPr>
        <w:t>」問題，單樣本學習技術應運而生。</w:t>
      </w:r>
      <w:r w:rsidR="00BA0F17">
        <w:rPr>
          <w:rFonts w:ascii="Times New Roman" w:eastAsia="標楷體" w:hAnsi="Times New Roman" w:cs="Times New Roman" w:hint="eastAsia"/>
        </w:rPr>
        <w:t>Chanda</w:t>
      </w:r>
      <w:r w:rsidR="00A8596B" w:rsidRPr="00A8596B">
        <w:rPr>
          <w:rFonts w:ascii="Times New Roman" w:eastAsia="標楷體" w:hAnsi="Times New Roman" w:cs="Times New Roman" w:hint="eastAsia"/>
        </w:rPr>
        <w:t>與</w:t>
      </w:r>
      <w:r w:rsidR="00BA0F17">
        <w:rPr>
          <w:rFonts w:ascii="Times New Roman" w:eastAsia="標楷體" w:hAnsi="Times New Roman" w:cs="Times New Roman" w:hint="eastAsia"/>
        </w:rPr>
        <w:t>Chakrapani [</w:t>
      </w:r>
      <w:r w:rsidR="00E363A1">
        <w:rPr>
          <w:rFonts w:ascii="Times New Roman" w:eastAsia="標楷體" w:hAnsi="Times New Roman" w:cs="Times New Roman" w:hint="eastAsia"/>
        </w:rPr>
        <w:t>10</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的研究指出，透過孿生神經網路（</w:t>
      </w:r>
      <w:r w:rsidR="00A8596B" w:rsidRPr="00A8596B">
        <w:rPr>
          <w:rFonts w:ascii="Times New Roman" w:eastAsia="標楷體" w:hAnsi="Times New Roman" w:cs="Times New Roman" w:hint="eastAsia"/>
        </w:rPr>
        <w:t>Siamese Neural Networks</w:t>
      </w:r>
      <w:r w:rsidR="00A8596B" w:rsidRPr="00A8596B">
        <w:rPr>
          <w:rFonts w:ascii="Times New Roman" w:eastAsia="標楷體" w:hAnsi="Times New Roman" w:cs="Times New Roman" w:hint="eastAsia"/>
        </w:rPr>
        <w:t>）架構，</w:t>
      </w:r>
      <w:proofErr w:type="gramStart"/>
      <w:r w:rsidR="00A8596B" w:rsidRPr="00A8596B">
        <w:rPr>
          <w:rFonts w:ascii="Times New Roman" w:eastAsia="標楷體" w:hAnsi="Times New Roman" w:cs="Times New Roman" w:hint="eastAsia"/>
        </w:rPr>
        <w:t>僅需單張</w:t>
      </w:r>
      <w:proofErr w:type="gramEnd"/>
      <w:r w:rsidR="00A8596B" w:rsidRPr="00A8596B">
        <w:rPr>
          <w:rFonts w:ascii="Times New Roman" w:eastAsia="標楷體" w:hAnsi="Times New Roman" w:cs="Times New Roman" w:hint="eastAsia"/>
        </w:rPr>
        <w:t>影像樣本，即可透過對比損失函數（</w:t>
      </w:r>
      <w:r w:rsidR="00A8596B" w:rsidRPr="00A8596B">
        <w:rPr>
          <w:rFonts w:ascii="Times New Roman" w:eastAsia="標楷體" w:hAnsi="Times New Roman" w:cs="Times New Roman" w:hint="eastAsia"/>
        </w:rPr>
        <w:t>Contrastive Loss</w:t>
      </w:r>
      <w:r w:rsidR="00A8596B" w:rsidRPr="00A8596B">
        <w:rPr>
          <w:rFonts w:ascii="Times New Roman" w:eastAsia="標楷體" w:hAnsi="Times New Roman" w:cs="Times New Roman" w:hint="eastAsia"/>
        </w:rPr>
        <w:t>）學習出具備高度</w:t>
      </w:r>
      <w:proofErr w:type="gramStart"/>
      <w:r w:rsidR="00A8596B" w:rsidRPr="00A8596B">
        <w:rPr>
          <w:rFonts w:ascii="Times New Roman" w:eastAsia="標楷體" w:hAnsi="Times New Roman" w:cs="Times New Roman" w:hint="eastAsia"/>
        </w:rPr>
        <w:t>區辨力的</w:t>
      </w:r>
      <w:proofErr w:type="gramEnd"/>
      <w:r w:rsidR="00A8596B" w:rsidRPr="00A8596B">
        <w:rPr>
          <w:rFonts w:ascii="Times New Roman" w:eastAsia="標楷體" w:hAnsi="Times New Roman" w:cs="Times New Roman" w:hint="eastAsia"/>
        </w:rPr>
        <w:t>特徵向量，在人臉驗證任務上展現了極高的準確度與泛化能力。</w:t>
      </w:r>
      <w:proofErr w:type="spellStart"/>
      <w:r w:rsidR="00A8596B" w:rsidRPr="00A8596B">
        <w:rPr>
          <w:rFonts w:ascii="Times New Roman" w:eastAsia="標楷體" w:hAnsi="Times New Roman" w:cs="Times New Roman" w:hint="eastAsia"/>
        </w:rPr>
        <w:t>Nemsia</w:t>
      </w:r>
      <w:proofErr w:type="spellEnd"/>
      <w:r w:rsidR="00A8596B" w:rsidRPr="00A8596B">
        <w:rPr>
          <w:rFonts w:ascii="Times New Roman" w:eastAsia="標楷體" w:hAnsi="Times New Roman" w:cs="Times New Roman" w:hint="eastAsia"/>
        </w:rPr>
        <w:t xml:space="preserve"> (2025</w:t>
      </w:r>
      <w:r w:rsidR="00BA0F17">
        <w:rPr>
          <w:rFonts w:ascii="Times New Roman" w:eastAsia="標楷體" w:hAnsi="Times New Roman" w:cs="Times New Roman" w:hint="eastAsia"/>
        </w:rPr>
        <w:t>) [</w:t>
      </w:r>
      <w:r w:rsidR="00E363A1">
        <w:rPr>
          <w:rFonts w:ascii="Times New Roman" w:eastAsia="標楷體" w:hAnsi="Times New Roman" w:cs="Times New Roman"/>
        </w:rPr>
        <w:t>11</w:t>
      </w:r>
      <w:r w:rsidR="00BA0F17">
        <w:rPr>
          <w:rFonts w:ascii="Times New Roman" w:eastAsia="標楷體" w:hAnsi="Times New Roman" w:cs="Times New Roman" w:hint="eastAsia"/>
        </w:rPr>
        <w:t>]</w:t>
      </w:r>
      <w:r w:rsidR="00A8596B" w:rsidRPr="00A8596B">
        <w:rPr>
          <w:rFonts w:ascii="Times New Roman" w:eastAsia="標楷體" w:hAnsi="Times New Roman" w:cs="Times New Roman" w:hint="eastAsia"/>
        </w:rPr>
        <w:t>的研究進一步探討了將</w:t>
      </w:r>
      <w:r w:rsidR="00BA0F17">
        <w:rPr>
          <w:rFonts w:ascii="Times New Roman" w:eastAsia="標楷體" w:hAnsi="Times New Roman" w:cs="Times New Roman" w:hint="eastAsia"/>
        </w:rPr>
        <w:t>Siamese Network</w:t>
      </w:r>
      <w:r w:rsidR="00A8596B" w:rsidRPr="00A8596B">
        <w:rPr>
          <w:rFonts w:ascii="Times New Roman" w:eastAsia="標楷體" w:hAnsi="Times New Roman" w:cs="Times New Roman" w:hint="eastAsia"/>
        </w:rPr>
        <w:t>應用於動態環境下的人臉分類，結果顯示其在處理未見過的新類別時，仍能保持穩定的辨識效能。本研究將沿用此技術路線，利用</w:t>
      </w:r>
      <w:r w:rsidR="00BA0F17">
        <w:rPr>
          <w:rFonts w:ascii="Times New Roman" w:eastAsia="標楷體" w:hAnsi="Times New Roman" w:cs="Times New Roman" w:hint="eastAsia"/>
        </w:rPr>
        <w:t>ResNet-34</w:t>
      </w:r>
      <w:r w:rsidR="00A8596B" w:rsidRPr="00A8596B">
        <w:rPr>
          <w:rFonts w:ascii="Times New Roman" w:eastAsia="標楷體" w:hAnsi="Times New Roman" w:cs="Times New Roman" w:hint="eastAsia"/>
        </w:rPr>
        <w:t>作為特徵提取骨幹，建立一套適用於共享機車流動用戶特性的</w:t>
      </w:r>
      <w:proofErr w:type="gramStart"/>
      <w:r w:rsidR="00A8596B" w:rsidRPr="00A8596B">
        <w:rPr>
          <w:rFonts w:ascii="Times New Roman" w:eastAsia="標楷體" w:hAnsi="Times New Roman" w:cs="Times New Roman" w:hint="eastAsia"/>
        </w:rPr>
        <w:t>實名制驗證</w:t>
      </w:r>
      <w:proofErr w:type="gramEnd"/>
      <w:r w:rsidR="00A8596B" w:rsidRPr="00A8596B">
        <w:rPr>
          <w:rFonts w:ascii="Times New Roman" w:eastAsia="標楷體" w:hAnsi="Times New Roman" w:cs="Times New Roman" w:hint="eastAsia"/>
        </w:rPr>
        <w:t>機制。</w:t>
      </w:r>
    </w:p>
    <w:p w14:paraId="4259CE86" w14:textId="0A54C4AC" w:rsidR="004B13A1" w:rsidRDefault="004B13A1" w:rsidP="00EA352B">
      <w:pPr>
        <w:widowControl/>
        <w:jc w:val="both"/>
        <w:rPr>
          <w:rFonts w:ascii="Times New Roman" w:eastAsia="標楷體" w:hAnsi="Times New Roman" w:cs="Times New Roman"/>
        </w:rPr>
      </w:pPr>
    </w:p>
    <w:p w14:paraId="58CD2B4A" w14:textId="5CDD3FB0" w:rsidR="005C6414" w:rsidRPr="00603D08" w:rsidRDefault="005C6414" w:rsidP="005C6414">
      <w:pPr>
        <w:widowControl/>
        <w:jc w:val="both"/>
        <w:rPr>
          <w:rFonts w:ascii="Times New Roman" w:eastAsia="標楷體" w:hAnsi="Times New Roman" w:cs="Times New Roman"/>
          <w:b/>
        </w:rPr>
      </w:pPr>
      <w:r w:rsidRPr="00603D08">
        <w:rPr>
          <w:rFonts w:ascii="Times New Roman" w:eastAsia="標楷體" w:hAnsi="Times New Roman" w:cs="Times New Roman" w:hint="eastAsia"/>
          <w:b/>
        </w:rPr>
        <w:t>3.</w:t>
      </w:r>
      <w:r>
        <w:rPr>
          <w:rFonts w:ascii="Times New Roman" w:eastAsia="標楷體" w:hAnsi="Times New Roman" w:cs="Times New Roman" w:hint="eastAsia"/>
          <w:b/>
        </w:rPr>
        <w:t>4</w:t>
      </w:r>
      <w:r w:rsidRPr="00603D08">
        <w:rPr>
          <w:rFonts w:ascii="Times New Roman" w:eastAsia="標楷體" w:hAnsi="Times New Roman" w:cs="Times New Roman" w:hint="eastAsia"/>
          <w:b/>
        </w:rPr>
        <w:t xml:space="preserve"> </w:t>
      </w:r>
      <w:r w:rsidRPr="005C6414">
        <w:rPr>
          <w:rFonts w:ascii="Times New Roman" w:eastAsia="標楷體" w:hAnsi="Times New Roman" w:cs="Times New Roman" w:hint="eastAsia"/>
          <w:b/>
        </w:rPr>
        <w:t>現有技術之綜合評析</w:t>
      </w:r>
    </w:p>
    <w:p w14:paraId="347B397E" w14:textId="1650AEEF" w:rsidR="005C6414" w:rsidRDefault="005C6414" w:rsidP="005C6414">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5C6414">
        <w:rPr>
          <w:rFonts w:ascii="Times New Roman" w:eastAsia="標楷體" w:hAnsi="Times New Roman" w:cs="Times New Roman" w:hint="eastAsia"/>
        </w:rPr>
        <w:t>綜合上述文獻回顧，現有的深度學習技術在智慧交通領域已奠定堅實的基礎，為本研究提供了具體可行的技術路徑。具體而言，</w:t>
      </w:r>
      <w:r w:rsidRPr="005C6414">
        <w:rPr>
          <w:rFonts w:ascii="Times New Roman" w:eastAsia="標楷體" w:hAnsi="Times New Roman" w:cs="Times New Roman" w:hint="eastAsia"/>
        </w:rPr>
        <w:t xml:space="preserve">YOLO </w:t>
      </w:r>
      <w:r w:rsidRPr="005C6414">
        <w:rPr>
          <w:rFonts w:ascii="Times New Roman" w:eastAsia="標楷體" w:hAnsi="Times New Roman" w:cs="Times New Roman" w:hint="eastAsia"/>
        </w:rPr>
        <w:t>系列模型在物件偵測上的</w:t>
      </w:r>
      <w:proofErr w:type="gramStart"/>
      <w:r w:rsidRPr="005C6414">
        <w:rPr>
          <w:rFonts w:ascii="Times New Roman" w:eastAsia="標楷體" w:hAnsi="Times New Roman" w:cs="Times New Roman" w:hint="eastAsia"/>
        </w:rPr>
        <w:t>高幀率表現</w:t>
      </w:r>
      <w:proofErr w:type="gramEnd"/>
      <w:r w:rsidRPr="005C6414">
        <w:rPr>
          <w:rFonts w:ascii="Times New Roman" w:eastAsia="標楷體" w:hAnsi="Times New Roman" w:cs="Times New Roman" w:hint="eastAsia"/>
        </w:rPr>
        <w:t>，證實了即時監控的可行性；</w:t>
      </w:r>
      <w:r w:rsidRPr="005C6414">
        <w:rPr>
          <w:rFonts w:ascii="Times New Roman" w:eastAsia="標楷體" w:hAnsi="Times New Roman" w:cs="Times New Roman" w:hint="eastAsia"/>
        </w:rPr>
        <w:t>MediaPip</w:t>
      </w:r>
      <w:r w:rsidR="00645360">
        <w:rPr>
          <w:rFonts w:ascii="Times New Roman" w:eastAsia="標楷體" w:hAnsi="Times New Roman" w:cs="Times New Roman"/>
        </w:rPr>
        <w:t xml:space="preserve">e </w:t>
      </w:r>
      <w:r w:rsidRPr="005C6414">
        <w:rPr>
          <w:rFonts w:ascii="Times New Roman" w:eastAsia="標楷體" w:hAnsi="Times New Roman" w:cs="Times New Roman" w:hint="eastAsia"/>
        </w:rPr>
        <w:t>在臉部</w:t>
      </w:r>
      <w:proofErr w:type="gramStart"/>
      <w:r w:rsidRPr="005C6414">
        <w:rPr>
          <w:rFonts w:ascii="Times New Roman" w:eastAsia="標楷體" w:hAnsi="Times New Roman" w:cs="Times New Roman" w:hint="eastAsia"/>
        </w:rPr>
        <w:t>特徵網格</w:t>
      </w:r>
      <w:proofErr w:type="gramEnd"/>
      <w:r w:rsidRPr="005C6414">
        <w:rPr>
          <w:rFonts w:ascii="Times New Roman" w:eastAsia="標楷體" w:hAnsi="Times New Roman" w:cs="Times New Roman" w:hint="eastAsia"/>
        </w:rPr>
        <w:t>（</w:t>
      </w:r>
      <w:r w:rsidRPr="005C6414">
        <w:rPr>
          <w:rFonts w:ascii="Times New Roman" w:eastAsia="標楷體" w:hAnsi="Times New Roman" w:cs="Times New Roman" w:hint="eastAsia"/>
        </w:rPr>
        <w:t>Face Mesh</w:t>
      </w:r>
      <w:r w:rsidRPr="005C6414">
        <w:rPr>
          <w:rFonts w:ascii="Times New Roman" w:eastAsia="標楷體" w:hAnsi="Times New Roman" w:cs="Times New Roman" w:hint="eastAsia"/>
        </w:rPr>
        <w:t>）上的輕量化優勢，使其能在無需昂貴硬體的前提下精</w:t>
      </w:r>
      <w:proofErr w:type="gramStart"/>
      <w:r w:rsidRPr="005C6414">
        <w:rPr>
          <w:rFonts w:ascii="Times New Roman" w:eastAsia="標楷體" w:hAnsi="Times New Roman" w:cs="Times New Roman" w:hint="eastAsia"/>
        </w:rPr>
        <w:t>準</w:t>
      </w:r>
      <w:proofErr w:type="gramEnd"/>
      <w:r w:rsidRPr="005C6414">
        <w:rPr>
          <w:rFonts w:ascii="Times New Roman" w:eastAsia="標楷體" w:hAnsi="Times New Roman" w:cs="Times New Roman" w:hint="eastAsia"/>
        </w:rPr>
        <w:t>捕捉疲勞特徵；而單樣本學習（</w:t>
      </w:r>
      <w:r w:rsidRPr="005C6414">
        <w:rPr>
          <w:rFonts w:ascii="Times New Roman" w:eastAsia="標楷體" w:hAnsi="Times New Roman" w:cs="Times New Roman" w:hint="eastAsia"/>
        </w:rPr>
        <w:t>One-Shot Learning</w:t>
      </w:r>
      <w:r w:rsidRPr="005C6414">
        <w:rPr>
          <w:rFonts w:ascii="Times New Roman" w:eastAsia="標楷體" w:hAnsi="Times New Roman" w:cs="Times New Roman" w:hint="eastAsia"/>
        </w:rPr>
        <w:t>）則有效突破了共享場景下</w:t>
      </w:r>
      <w:proofErr w:type="gramStart"/>
      <w:r w:rsidRPr="005C6414">
        <w:rPr>
          <w:rFonts w:ascii="Times New Roman" w:eastAsia="標楷體" w:hAnsi="Times New Roman" w:cs="Times New Roman" w:hint="eastAsia"/>
        </w:rPr>
        <w:t>數據稀缺的</w:t>
      </w:r>
      <w:proofErr w:type="gramEnd"/>
      <w:r w:rsidRPr="005C6414">
        <w:rPr>
          <w:rFonts w:ascii="Times New Roman" w:eastAsia="標楷體" w:hAnsi="Times New Roman" w:cs="Times New Roman" w:hint="eastAsia"/>
        </w:rPr>
        <w:t>身分驗證瓶頸。本研究將沿用上述技術之優勢，作為系統開發的核心基石。</w:t>
      </w:r>
    </w:p>
    <w:p w14:paraId="4F7AE727" w14:textId="18FFB7EF" w:rsidR="005C6414" w:rsidRPr="00FD3E8A"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然而，</w:t>
      </w:r>
      <w:r w:rsidRPr="00DE3560">
        <w:rPr>
          <w:rFonts w:ascii="Times New Roman" w:eastAsia="標楷體" w:hAnsi="Times New Roman" w:cs="Times New Roman" w:hint="eastAsia"/>
          <w:b/>
          <w:bCs/>
          <w:rPrChange w:id="22" w:author="宏中 李" w:date="2026-02-13T12:41:00Z">
            <w:rPr>
              <w:rFonts w:ascii="Times New Roman" w:eastAsia="標楷體" w:hAnsi="Times New Roman" w:cs="Times New Roman" w:hint="eastAsia"/>
            </w:rPr>
          </w:rPrChange>
        </w:rPr>
        <w:t>現行研究在實際應用於共享機車場景時，仍存在顯著的技術缺口與整合性不足：</w:t>
      </w:r>
    </w:p>
    <w:p w14:paraId="39029930" w14:textId="1CA9233E" w:rsidR="005C6414" w:rsidRPr="00056D06"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缺乏針對「欺騙行為」的防偽機制：多數安全帽偵測研究僅止於判斷「</w:t>
      </w:r>
      <w:proofErr w:type="gramStart"/>
      <w:r w:rsidRPr="005C6414">
        <w:rPr>
          <w:rFonts w:ascii="Times New Roman" w:eastAsia="標楷體" w:hAnsi="Times New Roman" w:cs="Times New Roman" w:hint="eastAsia"/>
          <w:bCs/>
        </w:rPr>
        <w:t>有無配戴</w:t>
      </w:r>
      <w:proofErr w:type="gramEnd"/>
      <w:r w:rsidRPr="005C6414">
        <w:rPr>
          <w:rFonts w:ascii="Times New Roman" w:eastAsia="標楷體" w:hAnsi="Times New Roman" w:cs="Times New Roman" w:hint="eastAsia"/>
          <w:bCs/>
        </w:rPr>
        <w:t>」的二元分類，對於共享運具常見的「</w:t>
      </w:r>
      <w:proofErr w:type="gramStart"/>
      <w:r w:rsidRPr="005C6414">
        <w:rPr>
          <w:rFonts w:ascii="Times New Roman" w:eastAsia="標楷體" w:hAnsi="Times New Roman" w:cs="Times New Roman" w:hint="eastAsia"/>
          <w:bCs/>
        </w:rPr>
        <w:t>假扣環</w:t>
      </w:r>
      <w:proofErr w:type="gramEnd"/>
      <w:r w:rsidRPr="005C6414">
        <w:rPr>
          <w:rFonts w:ascii="Times New Roman" w:eastAsia="標楷體" w:hAnsi="Times New Roman" w:cs="Times New Roman" w:hint="eastAsia"/>
          <w:bCs/>
        </w:rPr>
        <w:t>」</w:t>
      </w:r>
      <w:r>
        <w:rPr>
          <w:rFonts w:ascii="Times New Roman" w:eastAsia="標楷體" w:hAnsi="Times New Roman" w:cs="Times New Roman" w:hint="eastAsia"/>
          <w:bCs/>
        </w:rPr>
        <w:t>（有戴但沒扣）</w:t>
      </w:r>
      <w:r w:rsidRPr="005C6414">
        <w:rPr>
          <w:rFonts w:ascii="Times New Roman" w:eastAsia="標楷體" w:hAnsi="Times New Roman" w:cs="Times New Roman" w:hint="eastAsia"/>
          <w:bCs/>
        </w:rPr>
        <w:t>、「掛</w:t>
      </w:r>
      <w:r w:rsidRPr="005C6414">
        <w:rPr>
          <w:rFonts w:ascii="Times New Roman" w:eastAsia="標楷體" w:hAnsi="Times New Roman" w:cs="Times New Roman" w:hint="eastAsia"/>
          <w:bCs/>
        </w:rPr>
        <w:lastRenderedPageBreak/>
        <w:t>帽於把手」或「手持安全帽」等作弊行為，缺乏結合材質分析與動態</w:t>
      </w:r>
      <w:r w:rsidRPr="005C6414">
        <w:rPr>
          <w:rFonts w:ascii="Times New Roman" w:eastAsia="標楷體" w:hAnsi="Times New Roman" w:cs="Times New Roman" w:hint="eastAsia"/>
          <w:bCs/>
        </w:rPr>
        <w:t xml:space="preserve"> ROI </w:t>
      </w:r>
      <w:r w:rsidRPr="005C6414">
        <w:rPr>
          <w:rFonts w:ascii="Times New Roman" w:eastAsia="標楷體" w:hAnsi="Times New Roman" w:cs="Times New Roman" w:hint="eastAsia"/>
          <w:bCs/>
        </w:rPr>
        <w:t>鎖定的</w:t>
      </w:r>
      <w:proofErr w:type="gramStart"/>
      <w:r w:rsidRPr="005C6414">
        <w:rPr>
          <w:rFonts w:ascii="Times New Roman" w:eastAsia="標楷體" w:hAnsi="Times New Roman" w:cs="Times New Roman" w:hint="eastAsia"/>
          <w:bCs/>
        </w:rPr>
        <w:t>深層判讀</w:t>
      </w:r>
      <w:proofErr w:type="gramEnd"/>
      <w:r w:rsidRPr="005C6414">
        <w:rPr>
          <w:rFonts w:ascii="Times New Roman" w:eastAsia="標楷體" w:hAnsi="Times New Roman" w:cs="Times New Roman" w:hint="eastAsia"/>
          <w:bCs/>
        </w:rPr>
        <w:t>能力</w:t>
      </w:r>
      <w:r w:rsidRPr="005C6414">
        <w:rPr>
          <w:rFonts w:ascii="Times New Roman" w:eastAsia="標楷體" w:hAnsi="Times New Roman" w:cs="Times New Roman" w:hint="eastAsia"/>
          <w:bCs/>
        </w:rPr>
        <w:t xml:space="preserve"> </w:t>
      </w:r>
      <w:r w:rsidRPr="005C6414">
        <w:rPr>
          <w:rFonts w:ascii="Times New Roman" w:eastAsia="標楷體" w:hAnsi="Times New Roman" w:cs="Times New Roman" w:hint="eastAsia"/>
          <w:bCs/>
        </w:rPr>
        <w:t>。</w:t>
      </w:r>
    </w:p>
    <w:p w14:paraId="33BB8DFF" w14:textId="779E344C" w:rsidR="005C6414" w:rsidRDefault="005C6414" w:rsidP="005C6414">
      <w:pPr>
        <w:widowControl/>
        <w:numPr>
          <w:ilvl w:val="0"/>
          <w:numId w:val="7"/>
        </w:numPr>
        <w:jc w:val="both"/>
        <w:rPr>
          <w:rFonts w:ascii="Times New Roman" w:eastAsia="標楷體" w:hAnsi="Times New Roman" w:cs="Times New Roman"/>
        </w:rPr>
      </w:pPr>
      <w:r w:rsidRPr="005C6414">
        <w:rPr>
          <w:rFonts w:ascii="Times New Roman" w:eastAsia="標楷體" w:hAnsi="Times New Roman" w:cs="Times New Roman" w:hint="eastAsia"/>
          <w:bCs/>
        </w:rPr>
        <w:t>單一模態監控的侷限性：現有駕駛行為分析多偏重於單一面向（僅依賴臉部特徵判斷疲勞，或僅依賴物件偵測判斷違規），缺乏將「手部動作」與「臉部特徵」進行時序性關聯分析的能力。這導致系統難以精</w:t>
      </w:r>
      <w:proofErr w:type="gramStart"/>
      <w:r w:rsidRPr="005C6414">
        <w:rPr>
          <w:rFonts w:ascii="Times New Roman" w:eastAsia="標楷體" w:hAnsi="Times New Roman" w:cs="Times New Roman" w:hint="eastAsia"/>
          <w:bCs/>
        </w:rPr>
        <w:t>準</w:t>
      </w:r>
      <w:proofErr w:type="gramEnd"/>
      <w:r w:rsidRPr="005C6414">
        <w:rPr>
          <w:rFonts w:ascii="Times New Roman" w:eastAsia="標楷體" w:hAnsi="Times New Roman" w:cs="Times New Roman" w:hint="eastAsia"/>
          <w:bCs/>
        </w:rPr>
        <w:t>辨識如「抽菸」這類涉及手口互動的複雜違規，容易產生誤報</w:t>
      </w:r>
      <w:r w:rsidRPr="00056D06">
        <w:rPr>
          <w:rFonts w:ascii="Times New Roman" w:eastAsia="標楷體" w:hAnsi="Times New Roman" w:cs="Times New Roman"/>
        </w:rPr>
        <w:t>。</w:t>
      </w:r>
    </w:p>
    <w:p w14:paraId="220EC488" w14:textId="0962C272" w:rsidR="005C6414" w:rsidRPr="00056D06" w:rsidRDefault="005C6414" w:rsidP="005C6414">
      <w:pPr>
        <w:widowControl/>
        <w:ind w:firstLine="360"/>
        <w:jc w:val="both"/>
        <w:rPr>
          <w:rFonts w:ascii="Times New Roman" w:eastAsia="標楷體" w:hAnsi="Times New Roman" w:cs="Times New Roman"/>
        </w:rPr>
      </w:pPr>
      <w:r w:rsidRPr="005C6414">
        <w:rPr>
          <w:rFonts w:ascii="Times New Roman" w:eastAsia="標楷體" w:hAnsi="Times New Roman" w:cs="Times New Roman" w:hint="eastAsia"/>
        </w:rPr>
        <w:t>基於上述缺口，</w:t>
      </w:r>
      <w:del w:id="23" w:author="宏中 李" w:date="2026-02-13T12:42:00Z">
        <w:r w:rsidRPr="005C6414" w:rsidDel="00DE3560">
          <w:rPr>
            <w:rFonts w:ascii="Times New Roman" w:eastAsia="標楷體" w:hAnsi="Times New Roman" w:cs="Times New Roman" w:hint="eastAsia"/>
          </w:rPr>
          <w:delText>本研究之</w:delText>
        </w:r>
      </w:del>
      <w:ins w:id="24" w:author="宏中 李" w:date="2026-02-13T12:42:00Z">
        <w:r w:rsidR="00DE3560">
          <w:rPr>
            <w:rFonts w:ascii="Times New Roman" w:eastAsia="標楷體" w:hAnsi="Times New Roman" w:cs="Times New Roman" w:hint="eastAsia"/>
          </w:rPr>
          <w:t>有</w:t>
        </w:r>
      </w:ins>
      <w:r w:rsidRPr="005C6414">
        <w:rPr>
          <w:rFonts w:ascii="Times New Roman" w:eastAsia="標楷體" w:hAnsi="Times New Roman" w:cs="Times New Roman" w:hint="eastAsia"/>
        </w:rPr>
        <w:t>必要性</w:t>
      </w:r>
      <w:del w:id="25" w:author="宏中 李" w:date="2026-02-13T12:42:00Z">
        <w:r w:rsidRPr="005C6414" w:rsidDel="00DE3560">
          <w:rPr>
            <w:rFonts w:ascii="Times New Roman" w:eastAsia="標楷體" w:hAnsi="Times New Roman" w:cs="Times New Roman" w:hint="eastAsia"/>
          </w:rPr>
          <w:delText>在於</w:delText>
        </w:r>
      </w:del>
      <w:r w:rsidRPr="005C6414">
        <w:rPr>
          <w:rFonts w:ascii="Times New Roman" w:eastAsia="標楷體" w:hAnsi="Times New Roman" w:cs="Times New Roman" w:hint="eastAsia"/>
        </w:rPr>
        <w:t>提出一套「多工視覺融合（</w:t>
      </w:r>
      <w:r w:rsidRPr="005C6414">
        <w:rPr>
          <w:rFonts w:ascii="Times New Roman" w:eastAsia="標楷體" w:hAnsi="Times New Roman" w:cs="Times New Roman" w:hint="eastAsia"/>
        </w:rPr>
        <w:t>Multi-task Vision Fusion</w:t>
      </w:r>
      <w:r w:rsidRPr="005C6414">
        <w:rPr>
          <w:rFonts w:ascii="Times New Roman" w:eastAsia="標楷體" w:hAnsi="Times New Roman" w:cs="Times New Roman" w:hint="eastAsia"/>
        </w:rPr>
        <w:t>）」的整合性架構</w:t>
      </w:r>
      <w:ins w:id="26" w:author="宏中 李" w:date="2026-02-13T12:42:00Z">
        <w:r w:rsidR="00DE3560">
          <w:rPr>
            <w:rFonts w:ascii="Times New Roman" w:eastAsia="標楷體" w:hAnsi="Times New Roman" w:cs="Times New Roman" w:hint="eastAsia"/>
          </w:rPr>
          <w:t>，以有效</w:t>
        </w:r>
        <w:commentRangeStart w:id="27"/>
        <w:r w:rsidR="00DE3560">
          <w:rPr>
            <w:rFonts w:ascii="Times New Roman" w:eastAsia="標楷體" w:hAnsi="Times New Roman" w:cs="Times New Roman" w:hint="eastAsia"/>
          </w:rPr>
          <w:t>XXXX</w:t>
        </w:r>
      </w:ins>
      <w:commentRangeEnd w:id="27"/>
      <w:ins w:id="28" w:author="宏中 李" w:date="2026-02-13T12:43:00Z">
        <w:r w:rsidR="00DE3560">
          <w:rPr>
            <w:rStyle w:val="a9"/>
          </w:rPr>
          <w:commentReference w:id="27"/>
        </w:r>
      </w:ins>
      <w:r w:rsidRPr="005C6414">
        <w:rPr>
          <w:rFonts w:ascii="Times New Roman" w:eastAsia="標楷體" w:hAnsi="Times New Roman" w:cs="Times New Roman" w:hint="eastAsia"/>
        </w:rPr>
        <w:t>。本計畫旨在突破單點技術的盲點，將身分驗證、抗欺騙</w:t>
      </w:r>
      <w:proofErr w:type="gramStart"/>
      <w:r w:rsidRPr="005C6414">
        <w:rPr>
          <w:rFonts w:ascii="Times New Roman" w:eastAsia="標楷體" w:hAnsi="Times New Roman" w:cs="Times New Roman" w:hint="eastAsia"/>
        </w:rPr>
        <w:t>防偽與複雜</w:t>
      </w:r>
      <w:proofErr w:type="gramEnd"/>
      <w:r w:rsidRPr="005C6414">
        <w:rPr>
          <w:rFonts w:ascii="Times New Roman" w:eastAsia="標楷體" w:hAnsi="Times New Roman" w:cs="Times New Roman" w:hint="eastAsia"/>
        </w:rPr>
        <w:t>行為分析整合於單一邊緣運算平台，並進一步建立從感知偵測到「主動介入控制」的</w:t>
      </w:r>
      <w:proofErr w:type="gramStart"/>
      <w:r w:rsidRPr="005C6414">
        <w:rPr>
          <w:rFonts w:ascii="Times New Roman" w:eastAsia="標楷體" w:hAnsi="Times New Roman" w:cs="Times New Roman" w:hint="eastAsia"/>
        </w:rPr>
        <w:t>完整閉</w:t>
      </w:r>
      <w:proofErr w:type="gramEnd"/>
      <w:r w:rsidRPr="005C6414">
        <w:rPr>
          <w:rFonts w:ascii="Times New Roman" w:eastAsia="標楷體" w:hAnsi="Times New Roman" w:cs="Times New Roman" w:hint="eastAsia"/>
        </w:rPr>
        <w:t>迴路。此舉不僅能填補現有技術在</w:t>
      </w:r>
      <w:proofErr w:type="gramStart"/>
      <w:r w:rsidRPr="005C6414">
        <w:rPr>
          <w:rFonts w:ascii="Times New Roman" w:eastAsia="標楷體" w:hAnsi="Times New Roman" w:cs="Times New Roman" w:hint="eastAsia"/>
        </w:rPr>
        <w:t>防偽與多</w:t>
      </w:r>
      <w:proofErr w:type="gramEnd"/>
      <w:r w:rsidRPr="005C6414">
        <w:rPr>
          <w:rFonts w:ascii="Times New Roman" w:eastAsia="標楷體" w:hAnsi="Times New Roman" w:cs="Times New Roman" w:hint="eastAsia"/>
        </w:rPr>
        <w:t>模態分析上的空白，更能將共享機車的營運安全標準從傳統的「被動紀錄」提升至「主動防護」的新層次，具有極高的研究價值與實務應用潛力。</w:t>
      </w:r>
    </w:p>
    <w:p w14:paraId="69F55658" w14:textId="77777777" w:rsidR="00184201" w:rsidRPr="00A8596B" w:rsidRDefault="00184201" w:rsidP="00EA352B">
      <w:pPr>
        <w:widowControl/>
        <w:jc w:val="both"/>
        <w:rPr>
          <w:rFonts w:ascii="Times New Roman" w:eastAsia="標楷體" w:hAnsi="Times New Roman" w:cs="Times New Roman"/>
        </w:rPr>
      </w:pPr>
    </w:p>
    <w:p w14:paraId="2463925F" w14:textId="77777777" w:rsidR="00AF1EEE" w:rsidRPr="00184201" w:rsidRDefault="00AF1EEE" w:rsidP="00EA352B">
      <w:pPr>
        <w:widowControl/>
        <w:jc w:val="both"/>
        <w:rPr>
          <w:rFonts w:ascii="Times New Roman" w:eastAsia="標楷體" w:hAnsi="Times New Roman" w:cs="Times New Roman"/>
          <w:b/>
          <w:sz w:val="28"/>
          <w:szCs w:val="28"/>
        </w:rPr>
      </w:pPr>
      <w:r w:rsidRPr="00184201">
        <w:rPr>
          <w:rFonts w:ascii="Times New Roman" w:eastAsia="標楷體" w:hAnsi="Times New Roman" w:cs="Times New Roman" w:hint="eastAsia"/>
          <w:b/>
          <w:sz w:val="28"/>
          <w:szCs w:val="28"/>
        </w:rPr>
        <w:t>（四）研究方法及步驟</w:t>
      </w:r>
    </w:p>
    <w:p w14:paraId="27C0D9EA" w14:textId="408D173D" w:rsidR="005B0810" w:rsidRPr="004A7232" w:rsidRDefault="004A7232" w:rsidP="00EA352B">
      <w:pPr>
        <w:widowControl/>
        <w:ind w:firstLine="480"/>
        <w:jc w:val="both"/>
        <w:rPr>
          <w:rFonts w:ascii="Times New Roman" w:eastAsia="標楷體" w:hAnsi="Times New Roman" w:cs="Times New Roman"/>
        </w:rPr>
      </w:pPr>
      <w:r w:rsidRPr="004A7232">
        <w:rPr>
          <w:rFonts w:ascii="Times New Roman" w:eastAsia="標楷體" w:hAnsi="Times New Roman" w:cs="Times New Roman"/>
        </w:rPr>
        <w:t>本研究依據系統設計、演算法開發至虛實驗證之流程進行。</w:t>
      </w:r>
      <w:r w:rsidR="00BE2CF8" w:rsidRPr="00BE2CF8">
        <w:rPr>
          <w:rFonts w:ascii="Times New Roman" w:eastAsia="標楷體" w:hAnsi="Times New Roman" w:cs="Times New Roman" w:hint="eastAsia"/>
        </w:rPr>
        <w:t>核心運算</w:t>
      </w:r>
      <w:proofErr w:type="gramStart"/>
      <w:r w:rsidR="00BE2CF8" w:rsidRPr="00BE2CF8">
        <w:rPr>
          <w:rFonts w:ascii="Times New Roman" w:eastAsia="標楷體" w:hAnsi="Times New Roman" w:cs="Times New Roman" w:hint="eastAsia"/>
        </w:rPr>
        <w:t>採</w:t>
      </w:r>
      <w:proofErr w:type="gramEnd"/>
      <w:r w:rsidR="00BE2CF8">
        <w:rPr>
          <w:rFonts w:ascii="Times New Roman" w:eastAsia="標楷體" w:hAnsi="Times New Roman" w:cs="Times New Roman" w:hint="eastAsia"/>
        </w:rPr>
        <w:t xml:space="preserve"> NVIDIA Jetson Nano</w:t>
      </w:r>
      <w:r w:rsidR="00BE2CF8" w:rsidRPr="00BE2CF8">
        <w:rPr>
          <w:rFonts w:ascii="Times New Roman" w:eastAsia="標楷體" w:hAnsi="Times New Roman" w:cs="Times New Roman" w:hint="eastAsia"/>
        </w:rPr>
        <w:t>嵌入式開發板執行</w:t>
      </w:r>
      <w:r w:rsidR="00BE2CF8">
        <w:rPr>
          <w:rFonts w:ascii="Times New Roman" w:eastAsia="標楷體" w:hAnsi="Times New Roman" w:cs="Times New Roman" w:hint="eastAsia"/>
        </w:rPr>
        <w:t>YOLOv8</w:t>
      </w:r>
      <w:r w:rsidR="00BE2CF8" w:rsidRPr="00BE2CF8">
        <w:rPr>
          <w:rFonts w:ascii="Times New Roman" w:eastAsia="標楷體" w:hAnsi="Times New Roman" w:cs="Times New Roman" w:hint="eastAsia"/>
        </w:rPr>
        <w:t>與</w:t>
      </w:r>
      <w:r w:rsidR="00BE2CF8">
        <w:rPr>
          <w:rFonts w:ascii="Times New Roman" w:eastAsia="標楷體" w:hAnsi="Times New Roman" w:cs="Times New Roman" w:hint="eastAsia"/>
        </w:rPr>
        <w:t>ResNet-34</w:t>
      </w:r>
      <w:r w:rsidR="00BE2CF8" w:rsidRPr="00BE2CF8">
        <w:rPr>
          <w:rFonts w:ascii="Times New Roman" w:eastAsia="標楷體" w:hAnsi="Times New Roman" w:cs="Times New Roman" w:hint="eastAsia"/>
        </w:rPr>
        <w:t>等模型。</w:t>
      </w:r>
      <w:r w:rsidRPr="004A7232">
        <w:rPr>
          <w:rFonts w:ascii="Times New Roman" w:eastAsia="標楷體" w:hAnsi="Times New Roman" w:cs="Times New Roman"/>
        </w:rPr>
        <w:t>控制機制</w:t>
      </w:r>
      <w:proofErr w:type="gramStart"/>
      <w:r w:rsidRPr="004A7232">
        <w:rPr>
          <w:rFonts w:ascii="Times New Roman" w:eastAsia="標楷體" w:hAnsi="Times New Roman" w:cs="Times New Roman"/>
        </w:rPr>
        <w:t>採</w:t>
      </w:r>
      <w:proofErr w:type="gramEnd"/>
      <w:r w:rsidRPr="004A7232">
        <w:rPr>
          <w:rFonts w:ascii="Times New Roman" w:eastAsia="標楷體" w:hAnsi="Times New Roman" w:cs="Times New Roman"/>
        </w:rPr>
        <w:t>「虛實並行」策略：硬體端透過</w:t>
      </w:r>
      <w:r w:rsidR="0006372C">
        <w:rPr>
          <w:rFonts w:ascii="Times New Roman" w:eastAsia="標楷體" w:hAnsi="Times New Roman" w:cs="Times New Roman"/>
        </w:rPr>
        <w:t>Arduino</w:t>
      </w:r>
      <w:r w:rsidRPr="004A7232">
        <w:rPr>
          <w:rFonts w:ascii="Times New Roman" w:eastAsia="標楷體" w:hAnsi="Times New Roman" w:cs="Times New Roman"/>
        </w:rPr>
        <w:t>提供聲光警示，</w:t>
      </w:r>
      <w:r w:rsidR="004350AE" w:rsidRPr="004350AE">
        <w:rPr>
          <w:rFonts w:ascii="Times New Roman" w:eastAsia="標楷體" w:hAnsi="Times New Roman" w:cs="Times New Roman" w:hint="eastAsia"/>
        </w:rPr>
        <w:t>軟體端開發</w:t>
      </w:r>
      <w:r w:rsidR="00B314D4">
        <w:rPr>
          <w:rFonts w:ascii="Times New Roman" w:eastAsia="標楷體" w:hAnsi="Times New Roman" w:cs="Times New Roman" w:hint="eastAsia"/>
        </w:rPr>
        <w:t>PyQt5</w:t>
      </w:r>
      <w:r w:rsidR="004350AE">
        <w:rPr>
          <w:rFonts w:ascii="Times New Roman" w:eastAsia="標楷體" w:hAnsi="Times New Roman" w:cs="Times New Roman" w:hint="eastAsia"/>
        </w:rPr>
        <w:t>數位模擬儀表板，接收辨識結果並呈現對應的車輛狀態</w:t>
      </w:r>
      <w:r w:rsidRPr="004A7232">
        <w:rPr>
          <w:rFonts w:ascii="Times New Roman" w:eastAsia="標楷體" w:hAnsi="Times New Roman" w:cs="Times New Roman"/>
        </w:rPr>
        <w:t>。藉由軟硬體高度整合，達成從感知、決策到虛擬控車介入的閉迴路主動防護驗證</w:t>
      </w:r>
      <w:r>
        <w:rPr>
          <w:rFonts w:ascii="Times New Roman" w:eastAsia="標楷體" w:hAnsi="Times New Roman" w:cs="Times New Roman" w:hint="eastAsia"/>
        </w:rPr>
        <w:t>。</w:t>
      </w:r>
      <w:r w:rsidR="003F2F8B" w:rsidRPr="003F2F8B">
        <w:rPr>
          <w:rFonts w:ascii="Times New Roman" w:eastAsia="標楷體" w:hAnsi="Times New Roman" w:cs="Times New Roman" w:hint="eastAsia"/>
        </w:rPr>
        <w:t>本系統之整體實驗流程架構如圖</w:t>
      </w:r>
      <w:r w:rsidR="003F2F8B">
        <w:rPr>
          <w:rFonts w:ascii="Times New Roman" w:eastAsia="標楷體" w:hAnsi="Times New Roman" w:cs="Times New Roman" w:hint="eastAsia"/>
        </w:rPr>
        <w:t>1</w:t>
      </w:r>
      <w:r w:rsidR="003F2F8B" w:rsidRPr="003F2F8B">
        <w:rPr>
          <w:rFonts w:ascii="Times New Roman" w:eastAsia="標楷體" w:hAnsi="Times New Roman" w:cs="Times New Roman" w:hint="eastAsia"/>
        </w:rPr>
        <w:t>所示。</w:t>
      </w:r>
    </w:p>
    <w:p w14:paraId="3A627A95" w14:textId="6A766580" w:rsidR="009D179B" w:rsidRDefault="00AA61A3" w:rsidP="004C5828">
      <w:pPr>
        <w:widowControl/>
        <w:jc w:val="center"/>
        <w:rPr>
          <w:rFonts w:ascii="Times New Roman" w:eastAsia="標楷體" w:hAnsi="Times New Roman" w:cs="Times New Roman"/>
          <w:color w:val="FF0000"/>
        </w:rPr>
      </w:pPr>
      <w:r>
        <w:rPr>
          <w:rFonts w:ascii="Times New Roman" w:eastAsia="標楷體" w:hAnsi="Times New Roman" w:cs="Times New Roman"/>
          <w:noProof/>
          <w:color w:val="FF0000"/>
        </w:rPr>
        <w:drawing>
          <wp:inline distT="0" distB="0" distL="0" distR="0" wp14:anchorId="40304CE5" wp14:editId="0E629341">
            <wp:extent cx="4006215" cy="2052955"/>
            <wp:effectExtent l="0" t="0" r="0" b="444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2025-12-27-145626.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06215" cy="2052955"/>
                    </a:xfrm>
                    <a:prstGeom prst="rect">
                      <a:avLst/>
                    </a:prstGeom>
                  </pic:spPr>
                </pic:pic>
              </a:graphicData>
            </a:graphic>
          </wp:inline>
        </w:drawing>
      </w:r>
    </w:p>
    <w:p w14:paraId="0248DB0A" w14:textId="76B7D6E3" w:rsidR="00AA61A3" w:rsidRPr="007F6CB5" w:rsidRDefault="009D179B" w:rsidP="004C5828">
      <w:pPr>
        <w:widowControl/>
        <w:ind w:firstLine="480"/>
        <w:jc w:val="center"/>
        <w:rPr>
          <w:rFonts w:ascii="Times New Roman" w:eastAsia="標楷體" w:hAnsi="Times New Roman" w:cs="Times New Roman"/>
        </w:rPr>
      </w:pPr>
      <w:r w:rsidRPr="009D179B">
        <w:rPr>
          <w:rFonts w:ascii="Times New Roman" w:eastAsia="標楷體" w:hAnsi="Times New Roman" w:cs="Times New Roman" w:hint="eastAsia"/>
        </w:rPr>
        <w:t>圖</w:t>
      </w:r>
      <w:r w:rsidRPr="009D179B">
        <w:rPr>
          <w:rFonts w:ascii="Times New Roman" w:eastAsia="標楷體" w:hAnsi="Times New Roman" w:cs="Times New Roman" w:hint="eastAsia"/>
        </w:rPr>
        <w:t>1</w:t>
      </w:r>
      <w:r w:rsidRPr="009D179B">
        <w:rPr>
          <w:rFonts w:ascii="Times New Roman" w:eastAsia="標楷體" w:hAnsi="Times New Roman" w:cs="Times New Roman"/>
        </w:rPr>
        <w:t xml:space="preserve"> </w:t>
      </w:r>
      <w:r w:rsidRPr="009D179B">
        <w:rPr>
          <w:rFonts w:ascii="Times New Roman" w:eastAsia="標楷體" w:hAnsi="Times New Roman" w:cs="Times New Roman" w:hint="eastAsia"/>
        </w:rPr>
        <w:t>研究流程架構</w:t>
      </w:r>
      <w:r w:rsidR="00A56E38" w:rsidRPr="009D179B">
        <w:rPr>
          <w:rFonts w:ascii="Times New Roman" w:eastAsia="標楷體" w:hAnsi="Times New Roman" w:cs="Times New Roman" w:hint="eastAsia"/>
        </w:rPr>
        <w:t>圖</w:t>
      </w:r>
      <w:r w:rsidR="00A66584" w:rsidRPr="007F6CB5">
        <w:rPr>
          <w:rFonts w:ascii="Times New Roman" w:eastAsia="標楷體" w:hAnsi="Times New Roman" w:cs="Times New Roman"/>
          <w:color w:val="FF0000"/>
        </w:rPr>
        <w:br/>
      </w:r>
    </w:p>
    <w:p w14:paraId="0E6EBCDF" w14:textId="4BFDC4E7" w:rsidR="00FD3E8A" w:rsidRPr="00FD3E8A" w:rsidRDefault="00162A8A"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4.1 </w:t>
      </w:r>
      <w:r w:rsidR="00FD3E8A" w:rsidRPr="00FD3E8A">
        <w:rPr>
          <w:rFonts w:ascii="Times New Roman" w:eastAsia="標楷體" w:hAnsi="Times New Roman" w:cs="Times New Roman"/>
          <w:b/>
          <w:bCs/>
        </w:rPr>
        <w:t>硬體架構搭建與感測器配置</w:t>
      </w:r>
    </w:p>
    <w:p w14:paraId="49507FC4" w14:textId="753E2CBF" w:rsidR="00FD3E8A" w:rsidRPr="00FD3E8A" w:rsidRDefault="00FB7607"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C456C1" w:rsidRPr="00C456C1">
        <w:rPr>
          <w:rFonts w:ascii="Times New Roman" w:eastAsia="標楷體" w:hAnsi="Times New Roman" w:cs="Times New Roman" w:hint="eastAsia"/>
        </w:rPr>
        <w:t>硬體架構由三部分組成，旨在模擬共享機車車載環境：</w:t>
      </w:r>
    </w:p>
    <w:p w14:paraId="7729BBB6" w14:textId="77777777" w:rsid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視覺感知單元：</w:t>
      </w:r>
      <w:r w:rsidR="00C456C1" w:rsidRPr="00C456C1">
        <w:rPr>
          <w:rFonts w:ascii="Times New Roman" w:eastAsia="標楷體" w:hAnsi="Times New Roman" w:cs="Times New Roman" w:hint="eastAsia"/>
        </w:rPr>
        <w:t>採用高解析度</w:t>
      </w:r>
      <w:r w:rsidR="00C456C1" w:rsidRPr="00C456C1">
        <w:rPr>
          <w:rFonts w:ascii="Times New Roman" w:eastAsia="標楷體" w:hAnsi="Times New Roman" w:cs="Times New Roman" w:hint="eastAsia"/>
        </w:rPr>
        <w:t xml:space="preserve"> USB </w:t>
      </w:r>
      <w:r w:rsidR="00C456C1" w:rsidRPr="00C456C1">
        <w:rPr>
          <w:rFonts w:ascii="Times New Roman" w:eastAsia="標楷體" w:hAnsi="Times New Roman" w:cs="Times New Roman" w:hint="eastAsia"/>
        </w:rPr>
        <w:t>攝影機模擬儀表板鏡頭，調整仰角以覆蓋駕駛頭胸部，確保完整擷取臉部特徵與手部操作範圍。</w:t>
      </w:r>
    </w:p>
    <w:p w14:paraId="7EF6EAF7" w14:textId="006EB719" w:rsidR="00FD3E8A" w:rsidRPr="00C456C1" w:rsidRDefault="00FD3E8A" w:rsidP="004E32EA">
      <w:pPr>
        <w:widowControl/>
        <w:numPr>
          <w:ilvl w:val="0"/>
          <w:numId w:val="13"/>
        </w:numPr>
        <w:jc w:val="both"/>
        <w:rPr>
          <w:rFonts w:ascii="Times New Roman" w:eastAsia="標楷體" w:hAnsi="Times New Roman" w:cs="Times New Roman"/>
        </w:rPr>
      </w:pPr>
      <w:r w:rsidRPr="00C456C1">
        <w:rPr>
          <w:rFonts w:ascii="Times New Roman" w:eastAsia="標楷體" w:hAnsi="Times New Roman" w:cs="Times New Roman"/>
          <w:bCs/>
        </w:rPr>
        <w:t>核心運算單元：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NVIDIA Jetson Nano </w:t>
      </w:r>
      <w:r w:rsidR="00C456C1" w:rsidRPr="00C456C1">
        <w:rPr>
          <w:rFonts w:ascii="Times New Roman" w:eastAsia="標楷體" w:hAnsi="Times New Roman" w:cs="Times New Roman" w:hint="eastAsia"/>
        </w:rPr>
        <w:t>作為邊緣運算核心，負責運行多工</w:t>
      </w:r>
      <w:r w:rsidR="00C456C1" w:rsidRPr="00C456C1">
        <w:rPr>
          <w:rFonts w:ascii="Times New Roman" w:eastAsia="標楷體" w:hAnsi="Times New Roman" w:cs="Times New Roman" w:hint="eastAsia"/>
        </w:rPr>
        <w:t xml:space="preserve"> AI </w:t>
      </w:r>
      <w:r w:rsidR="00C456C1" w:rsidRPr="00C456C1">
        <w:rPr>
          <w:rFonts w:ascii="Times New Roman" w:eastAsia="標楷體" w:hAnsi="Times New Roman" w:cs="Times New Roman" w:hint="eastAsia"/>
        </w:rPr>
        <w:t>模型並透過</w:t>
      </w:r>
      <w:r w:rsidR="00C456C1" w:rsidRPr="00C456C1">
        <w:rPr>
          <w:rFonts w:ascii="Times New Roman" w:eastAsia="標楷體" w:hAnsi="Times New Roman" w:cs="Times New Roman" w:hint="eastAsia"/>
        </w:rPr>
        <w:t xml:space="preserve"> Python </w:t>
      </w:r>
      <w:r w:rsidR="00C456C1" w:rsidRPr="00C456C1">
        <w:rPr>
          <w:rFonts w:ascii="Times New Roman" w:eastAsia="標楷體" w:hAnsi="Times New Roman" w:cs="Times New Roman" w:hint="eastAsia"/>
        </w:rPr>
        <w:t>進行即時推論與邏輯運算。</w:t>
      </w:r>
    </w:p>
    <w:p w14:paraId="61A0F1A0" w14:textId="07B23D3D" w:rsidR="00FD3E8A" w:rsidRPr="00FD3E8A" w:rsidRDefault="00FD3E8A" w:rsidP="00C456C1">
      <w:pPr>
        <w:widowControl/>
        <w:numPr>
          <w:ilvl w:val="0"/>
          <w:numId w:val="13"/>
        </w:numPr>
        <w:jc w:val="both"/>
        <w:rPr>
          <w:rFonts w:ascii="Times New Roman" w:eastAsia="標楷體" w:hAnsi="Times New Roman" w:cs="Times New Roman"/>
        </w:rPr>
      </w:pPr>
      <w:r w:rsidRPr="00056D06">
        <w:rPr>
          <w:rFonts w:ascii="Times New Roman" w:eastAsia="標楷體" w:hAnsi="Times New Roman" w:cs="Times New Roman"/>
          <w:bCs/>
        </w:rPr>
        <w:lastRenderedPageBreak/>
        <w:t>控制執行單元：</w:t>
      </w:r>
      <w:r w:rsidR="00C456C1" w:rsidRPr="00C456C1">
        <w:rPr>
          <w:rFonts w:ascii="Times New Roman" w:eastAsia="標楷體" w:hAnsi="Times New Roman" w:cs="Times New Roman" w:hint="eastAsia"/>
        </w:rPr>
        <w:t>以</w:t>
      </w:r>
      <w:r w:rsidR="00C456C1" w:rsidRPr="00C456C1">
        <w:rPr>
          <w:rFonts w:ascii="Times New Roman" w:eastAsia="標楷體" w:hAnsi="Times New Roman" w:cs="Times New Roman" w:hint="eastAsia"/>
        </w:rPr>
        <w:t xml:space="preserve"> Arduino Uno </w:t>
      </w:r>
      <w:r w:rsidR="00C456C1" w:rsidRPr="00C456C1">
        <w:rPr>
          <w:rFonts w:ascii="Times New Roman" w:eastAsia="標楷體" w:hAnsi="Times New Roman" w:cs="Times New Roman" w:hint="eastAsia"/>
        </w:rPr>
        <w:t>接收運算單元訊號，控制蜂鳴器、</w:t>
      </w:r>
      <w:r w:rsidR="00C456C1" w:rsidRPr="00C456C1">
        <w:rPr>
          <w:rFonts w:ascii="Times New Roman" w:eastAsia="標楷體" w:hAnsi="Times New Roman" w:cs="Times New Roman" w:hint="eastAsia"/>
        </w:rPr>
        <w:t xml:space="preserve">LED </w:t>
      </w:r>
      <w:r w:rsidR="00C456C1" w:rsidRPr="00C456C1">
        <w:rPr>
          <w:rFonts w:ascii="Times New Roman" w:eastAsia="標楷體" w:hAnsi="Times New Roman" w:cs="Times New Roman" w:hint="eastAsia"/>
        </w:rPr>
        <w:t>與直流馬達驅動模組（模擬動力限制）；同時透過</w:t>
      </w:r>
      <w:r w:rsidR="00C456C1" w:rsidRPr="00C456C1">
        <w:rPr>
          <w:rFonts w:ascii="Times New Roman" w:eastAsia="標楷體" w:hAnsi="Times New Roman" w:cs="Times New Roman" w:hint="eastAsia"/>
        </w:rPr>
        <w:t xml:space="preserve"> PyQt5 </w:t>
      </w:r>
      <w:r w:rsidR="00C456C1" w:rsidRPr="00C456C1">
        <w:rPr>
          <w:rFonts w:ascii="Times New Roman" w:eastAsia="標楷體" w:hAnsi="Times New Roman" w:cs="Times New Roman" w:hint="eastAsia"/>
        </w:rPr>
        <w:t>介面呈現車輛狀態，完成虛實整合。</w:t>
      </w:r>
    </w:p>
    <w:p w14:paraId="26AA9B10" w14:textId="77777777" w:rsidR="00B82767" w:rsidRPr="00FD3E8A" w:rsidRDefault="00B82767" w:rsidP="00EA352B">
      <w:pPr>
        <w:widowControl/>
        <w:jc w:val="both"/>
        <w:rPr>
          <w:rFonts w:ascii="Times New Roman" w:eastAsia="標楷體" w:hAnsi="Times New Roman" w:cs="Times New Roman"/>
          <w:color w:val="FF0000"/>
        </w:rPr>
      </w:pPr>
    </w:p>
    <w:p w14:paraId="7A0B6D3B" w14:textId="260481F2" w:rsidR="00D30A45"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4.2 </w:t>
      </w:r>
      <w:r w:rsidR="00D30A45" w:rsidRPr="00817EAF">
        <w:rPr>
          <w:rFonts w:ascii="Times New Roman" w:eastAsia="標楷體" w:hAnsi="Times New Roman" w:cs="Times New Roman" w:hint="eastAsia"/>
          <w:b/>
        </w:rPr>
        <w:t>身分驗證模組開發</w:t>
      </w:r>
      <w:r w:rsidR="00C456C1">
        <w:rPr>
          <w:rFonts w:ascii="Times New Roman" w:eastAsia="標楷體" w:hAnsi="Times New Roman" w:cs="Times New Roman" w:hint="eastAsia"/>
          <w:b/>
        </w:rPr>
        <w:t>：</w:t>
      </w:r>
      <w:r w:rsidR="00C456C1" w:rsidRPr="00C456C1">
        <w:rPr>
          <w:rFonts w:ascii="Times New Roman" w:eastAsia="標楷體" w:hAnsi="Times New Roman" w:cs="Times New Roman" w:hint="eastAsia"/>
          <w:b/>
        </w:rPr>
        <w:t>特徵</w:t>
      </w:r>
      <w:r w:rsidR="00C456C1">
        <w:rPr>
          <w:rFonts w:ascii="Times New Roman" w:eastAsia="標楷體" w:hAnsi="Times New Roman" w:cs="Times New Roman" w:hint="eastAsia"/>
          <w:b/>
        </w:rPr>
        <w:t>穩健</w:t>
      </w:r>
      <w:r w:rsidR="00C456C1" w:rsidRPr="00C456C1">
        <w:rPr>
          <w:rFonts w:ascii="Times New Roman" w:eastAsia="標楷體" w:hAnsi="Times New Roman" w:cs="Times New Roman" w:hint="eastAsia"/>
          <w:b/>
        </w:rPr>
        <w:t>性與</w:t>
      </w:r>
      <w:proofErr w:type="gramStart"/>
      <w:r w:rsidR="004C5828" w:rsidRPr="004C5828">
        <w:rPr>
          <w:rFonts w:ascii="Times New Roman" w:eastAsia="標楷體" w:hAnsi="Times New Roman" w:cs="Times New Roman" w:hint="eastAsia"/>
          <w:b/>
        </w:rPr>
        <w:t>閾</w:t>
      </w:r>
      <w:proofErr w:type="gramEnd"/>
      <w:r w:rsidR="004C5828" w:rsidRPr="004C5828">
        <w:rPr>
          <w:rFonts w:ascii="Times New Roman" w:eastAsia="標楷體" w:hAnsi="Times New Roman" w:cs="Times New Roman" w:hint="eastAsia"/>
          <w:b/>
        </w:rPr>
        <w:t>值</w:t>
      </w:r>
      <w:r w:rsidR="00C456C1" w:rsidRPr="00C456C1">
        <w:rPr>
          <w:rFonts w:ascii="Times New Roman" w:eastAsia="標楷體" w:hAnsi="Times New Roman" w:cs="Times New Roman" w:hint="eastAsia"/>
          <w:b/>
        </w:rPr>
        <w:t>優化</w:t>
      </w:r>
    </w:p>
    <w:p w14:paraId="44255DC2" w14:textId="02D8AEAF" w:rsidR="00817EAF" w:rsidRDefault="00D30A45" w:rsidP="00C456C1">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D30A45">
        <w:rPr>
          <w:rFonts w:ascii="Times New Roman" w:eastAsia="標楷體" w:hAnsi="Times New Roman" w:cs="Times New Roman" w:hint="eastAsia"/>
        </w:rPr>
        <w:t>針</w:t>
      </w:r>
      <w:r w:rsidR="00C456C1" w:rsidRPr="00C456C1">
        <w:rPr>
          <w:rFonts w:ascii="Times New Roman" w:eastAsia="標楷體" w:hAnsi="Times New Roman" w:cs="Times New Roman" w:hint="eastAsia"/>
        </w:rPr>
        <w:t>對共享場景</w:t>
      </w:r>
      <w:proofErr w:type="gramStart"/>
      <w:r w:rsidR="00C456C1" w:rsidRPr="00C456C1">
        <w:rPr>
          <w:rFonts w:ascii="Times New Roman" w:eastAsia="標楷體" w:hAnsi="Times New Roman" w:cs="Times New Roman" w:hint="eastAsia"/>
        </w:rPr>
        <w:t>數據稀缺特性</w:t>
      </w:r>
      <w:proofErr w:type="gramEnd"/>
      <w:r w:rsidR="00C456C1" w:rsidRPr="00C456C1">
        <w:rPr>
          <w:rFonts w:ascii="Times New Roman" w:eastAsia="標楷體" w:hAnsi="Times New Roman" w:cs="Times New Roman" w:hint="eastAsia"/>
        </w:rPr>
        <w:t>，本研究導入單樣本學習技術。利用</w:t>
      </w:r>
      <w:r w:rsidR="00C456C1" w:rsidRPr="00C456C1">
        <w:rPr>
          <w:rFonts w:ascii="Times New Roman" w:eastAsia="標楷體" w:hAnsi="Times New Roman" w:cs="Times New Roman" w:hint="eastAsia"/>
        </w:rPr>
        <w:t xml:space="preserve"> ResNet-34 </w:t>
      </w:r>
      <w:r w:rsidR="00C456C1" w:rsidRPr="00C456C1">
        <w:rPr>
          <w:rFonts w:ascii="Times New Roman" w:eastAsia="標楷體" w:hAnsi="Times New Roman" w:cs="Times New Roman" w:hint="eastAsia"/>
        </w:rPr>
        <w:t>提取</w:t>
      </w:r>
      <w:r w:rsidR="00C456C1" w:rsidRPr="00C456C1">
        <w:rPr>
          <w:rFonts w:ascii="Times New Roman" w:eastAsia="標楷體" w:hAnsi="Times New Roman" w:cs="Times New Roman" w:hint="eastAsia"/>
        </w:rPr>
        <w:t xml:space="preserve"> 128 </w:t>
      </w:r>
      <w:r w:rsidR="00C456C1" w:rsidRPr="00C456C1">
        <w:rPr>
          <w:rFonts w:ascii="Times New Roman" w:eastAsia="標楷體" w:hAnsi="Times New Roman" w:cs="Times New Roman" w:hint="eastAsia"/>
        </w:rPr>
        <w:t>維特徵向量，計算其與證件照之歐幾里得距離以判定身分。本研究將重點分析特徵向量在戶外多變光照下的</w:t>
      </w:r>
      <w:r w:rsidR="00C456C1">
        <w:rPr>
          <w:rFonts w:ascii="Times New Roman" w:eastAsia="標楷體" w:hAnsi="Times New Roman" w:cs="Times New Roman" w:hint="eastAsia"/>
        </w:rPr>
        <w:t>穩健</w:t>
      </w:r>
      <w:r w:rsidR="00C456C1" w:rsidRPr="00C456C1">
        <w:rPr>
          <w:rFonts w:ascii="Times New Roman" w:eastAsia="標楷體" w:hAnsi="Times New Roman" w:cs="Times New Roman" w:hint="eastAsia"/>
        </w:rPr>
        <w:t>性，並透過實驗數據找出最佳判定</w:t>
      </w:r>
      <w:proofErr w:type="gramStart"/>
      <w:r w:rsidR="00C456C1" w:rsidRPr="00C456C1">
        <w:rPr>
          <w:rFonts w:ascii="Times New Roman" w:eastAsia="標楷體" w:hAnsi="Times New Roman" w:cs="Times New Roman" w:hint="eastAsia"/>
        </w:rPr>
        <w:t>閾</w:t>
      </w:r>
      <w:proofErr w:type="gramEnd"/>
      <w:r w:rsidR="00C456C1" w:rsidRPr="00C456C1">
        <w:rPr>
          <w:rFonts w:ascii="Times New Roman" w:eastAsia="標楷體" w:hAnsi="Times New Roman" w:cs="Times New Roman" w:hint="eastAsia"/>
        </w:rPr>
        <w:t>值（</w:t>
      </w:r>
      <w:r w:rsidR="00C456C1" w:rsidRPr="00C456C1">
        <w:rPr>
          <w:rFonts w:ascii="Times New Roman" w:eastAsia="標楷體" w:hAnsi="Times New Roman" w:cs="Times New Roman" w:hint="eastAsia"/>
        </w:rPr>
        <w:t>Threshold Optimization</w:t>
      </w:r>
      <w:r w:rsidR="00C456C1" w:rsidRPr="00C456C1">
        <w:rPr>
          <w:rFonts w:ascii="Times New Roman" w:eastAsia="標楷體" w:hAnsi="Times New Roman" w:cs="Times New Roman" w:hint="eastAsia"/>
        </w:rPr>
        <w:t>），以在「錯誤拒絕率（</w:t>
      </w:r>
      <w:r w:rsidR="00C456C1" w:rsidRPr="00C456C1">
        <w:rPr>
          <w:rFonts w:ascii="Times New Roman" w:eastAsia="標楷體" w:hAnsi="Times New Roman" w:cs="Times New Roman" w:hint="eastAsia"/>
        </w:rPr>
        <w:t>FRR</w:t>
      </w:r>
      <w:r w:rsidR="00C456C1" w:rsidRPr="00C456C1">
        <w:rPr>
          <w:rFonts w:ascii="Times New Roman" w:eastAsia="標楷體" w:hAnsi="Times New Roman" w:cs="Times New Roman" w:hint="eastAsia"/>
        </w:rPr>
        <w:t>）」與「錯誤接受率（</w:t>
      </w:r>
      <w:r w:rsidR="00C456C1" w:rsidRPr="00C456C1">
        <w:rPr>
          <w:rFonts w:ascii="Times New Roman" w:eastAsia="標楷體" w:hAnsi="Times New Roman" w:cs="Times New Roman" w:hint="eastAsia"/>
        </w:rPr>
        <w:t>FAR</w:t>
      </w:r>
      <w:r w:rsidR="00C456C1" w:rsidRPr="00C456C1">
        <w:rPr>
          <w:rFonts w:ascii="Times New Roman" w:eastAsia="標楷體" w:hAnsi="Times New Roman" w:cs="Times New Roman" w:hint="eastAsia"/>
        </w:rPr>
        <w:t>）」間取得平衡，確保在複雜光源下仍具備高穩定的實名驗證能力。</w:t>
      </w:r>
      <w:commentRangeStart w:id="29"/>
      <w:r w:rsidR="00C456C1" w:rsidRPr="00C456C1">
        <w:rPr>
          <w:rFonts w:ascii="Times New Roman" w:eastAsia="標楷體" w:hAnsi="Times New Roman" w:cs="Times New Roman" w:hint="eastAsia"/>
        </w:rPr>
        <w:t>系統設定</w:t>
      </w:r>
      <w:proofErr w:type="gramStart"/>
      <w:r w:rsidR="00C456C1" w:rsidRPr="00C456C1">
        <w:rPr>
          <w:rFonts w:ascii="Times New Roman" w:eastAsia="標楷體" w:hAnsi="Times New Roman" w:cs="Times New Roman" w:hint="eastAsia"/>
        </w:rPr>
        <w:t>閾</w:t>
      </w:r>
      <w:proofErr w:type="gramEnd"/>
      <w:r w:rsidR="00C456C1" w:rsidRPr="00C456C1">
        <w:rPr>
          <w:rFonts w:ascii="Times New Roman" w:eastAsia="標楷體" w:hAnsi="Times New Roman" w:cs="Times New Roman" w:hint="eastAsia"/>
        </w:rPr>
        <w:t>值為</w:t>
      </w:r>
      <w:r w:rsidR="00C456C1" w:rsidRPr="00C456C1">
        <w:rPr>
          <w:rFonts w:ascii="Times New Roman" w:eastAsia="標楷體" w:hAnsi="Times New Roman" w:cs="Times New Roman" w:hint="eastAsia"/>
        </w:rPr>
        <w:t xml:space="preserve"> 0.6</w:t>
      </w:r>
      <w:commentRangeEnd w:id="29"/>
      <w:r w:rsidR="00405510">
        <w:rPr>
          <w:rStyle w:val="a9"/>
        </w:rPr>
        <w:commentReference w:id="29"/>
      </w:r>
      <w:r w:rsidR="00C456C1" w:rsidRPr="00C456C1">
        <w:rPr>
          <w:rFonts w:ascii="Times New Roman" w:eastAsia="標楷體" w:hAnsi="Times New Roman" w:cs="Times New Roman" w:hint="eastAsia"/>
        </w:rPr>
        <w:t>，若距離小於此值即輸出解鎖訊號，反之則鎖定並觸發警示。</w:t>
      </w:r>
    </w:p>
    <w:p w14:paraId="26DDCE1E" w14:textId="77777777" w:rsidR="004C5828" w:rsidRPr="004C5828" w:rsidRDefault="004C5828" w:rsidP="00EA352B">
      <w:pPr>
        <w:widowControl/>
        <w:jc w:val="both"/>
        <w:rPr>
          <w:rFonts w:ascii="Times New Roman" w:eastAsia="標楷體" w:hAnsi="Times New Roman" w:cs="Times New Roman"/>
        </w:rPr>
      </w:pPr>
    </w:p>
    <w:p w14:paraId="2E51BF78" w14:textId="6395512F" w:rsidR="00817EAF" w:rsidRPr="00817EAF"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4.</w:t>
      </w:r>
      <w:r w:rsidR="00652BD6">
        <w:rPr>
          <w:rFonts w:ascii="Times New Roman" w:eastAsia="標楷體" w:hAnsi="Times New Roman" w:cs="Times New Roman" w:hint="eastAsia"/>
          <w:b/>
        </w:rPr>
        <w:t>3</w:t>
      </w:r>
      <w:r>
        <w:rPr>
          <w:rFonts w:ascii="Times New Roman" w:eastAsia="標楷體" w:hAnsi="Times New Roman" w:cs="Times New Roman" w:hint="eastAsia"/>
          <w:b/>
        </w:rPr>
        <w:t xml:space="preserve"> </w:t>
      </w:r>
      <w:r w:rsidR="00817EAF" w:rsidRPr="00817EAF">
        <w:rPr>
          <w:rFonts w:ascii="Times New Roman" w:eastAsia="標楷體" w:hAnsi="Times New Roman" w:cs="Times New Roman" w:hint="eastAsia"/>
          <w:b/>
        </w:rPr>
        <w:t>安全帽配戴偵測模組開發</w:t>
      </w:r>
      <w:r w:rsidR="004C5828">
        <w:rPr>
          <w:rFonts w:ascii="Times New Roman" w:eastAsia="標楷體" w:hAnsi="Times New Roman" w:cs="Times New Roman" w:hint="eastAsia"/>
          <w:b/>
        </w:rPr>
        <w:t>：</w:t>
      </w:r>
      <w:r w:rsidR="004C5828" w:rsidRPr="004C5828">
        <w:rPr>
          <w:rFonts w:ascii="Times New Roman" w:eastAsia="標楷體" w:hAnsi="Times New Roman" w:cs="Times New Roman" w:hint="eastAsia"/>
          <w:b/>
        </w:rPr>
        <w:t>動態</w:t>
      </w:r>
      <w:r w:rsidR="004C5828" w:rsidRPr="004C5828">
        <w:rPr>
          <w:rFonts w:ascii="Times New Roman" w:eastAsia="標楷體" w:hAnsi="Times New Roman" w:cs="Times New Roman" w:hint="eastAsia"/>
          <w:b/>
        </w:rPr>
        <w:t xml:space="preserve"> ROI </w:t>
      </w:r>
      <w:r w:rsidR="004C5828" w:rsidRPr="004C5828">
        <w:rPr>
          <w:rFonts w:ascii="Times New Roman" w:eastAsia="標楷體" w:hAnsi="Times New Roman" w:cs="Times New Roman" w:hint="eastAsia"/>
          <w:b/>
        </w:rPr>
        <w:t>鎖定與材質邊界研究</w:t>
      </w:r>
    </w:p>
    <w:p w14:paraId="3B192667" w14:textId="13D4844A" w:rsidR="007B167E" w:rsidRDefault="00817EAF"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4C5828" w:rsidRPr="004C5828">
        <w:rPr>
          <w:rFonts w:ascii="Times New Roman" w:eastAsia="標楷體" w:hAnsi="Times New Roman" w:cs="Times New Roman" w:hint="eastAsia"/>
        </w:rPr>
        <w:t>為</w:t>
      </w:r>
      <w:proofErr w:type="gramStart"/>
      <w:r w:rsidR="004C5828" w:rsidRPr="004C5828">
        <w:rPr>
          <w:rFonts w:ascii="Times New Roman" w:eastAsia="標楷體" w:hAnsi="Times New Roman" w:cs="Times New Roman" w:hint="eastAsia"/>
        </w:rPr>
        <w:t>解決假扣環</w:t>
      </w:r>
      <w:proofErr w:type="gramEnd"/>
      <w:r w:rsidR="004C5828" w:rsidRPr="004C5828">
        <w:rPr>
          <w:rFonts w:ascii="Times New Roman" w:eastAsia="標楷體" w:hAnsi="Times New Roman" w:cs="Times New Roman" w:hint="eastAsia"/>
        </w:rPr>
        <w:t>與手持作弊，開發結合幾何定位與材質分析的雙重驗證機制。第一階段引入</w:t>
      </w:r>
      <w:r w:rsidR="004C5828" w:rsidRPr="004C5828">
        <w:rPr>
          <w:rFonts w:ascii="Times New Roman" w:eastAsia="標楷體" w:hAnsi="Times New Roman" w:cs="Times New Roman" w:hint="eastAsia"/>
        </w:rPr>
        <w:t xml:space="preserve"> MediaPipe Face Mesh </w:t>
      </w:r>
      <w:r w:rsidR="004C5828" w:rsidRPr="004C5828">
        <w:rPr>
          <w:rFonts w:ascii="Times New Roman" w:eastAsia="標楷體" w:hAnsi="Times New Roman" w:cs="Times New Roman" w:hint="eastAsia"/>
        </w:rPr>
        <w:t>動態鎖定頭頂感興趣區域（</w:t>
      </w:r>
      <w:r w:rsidR="004C5828" w:rsidRPr="004C5828">
        <w:rPr>
          <w:rFonts w:ascii="Times New Roman" w:eastAsia="標楷體" w:hAnsi="Times New Roman" w:cs="Times New Roman" w:hint="eastAsia"/>
        </w:rPr>
        <w:t>ROI</w:t>
      </w:r>
      <w:r w:rsidR="004C5828" w:rsidRPr="004C5828">
        <w:rPr>
          <w:rFonts w:ascii="Times New Roman" w:eastAsia="標楷體" w:hAnsi="Times New Roman" w:cs="Times New Roman" w:hint="eastAsia"/>
        </w:rPr>
        <w:t>）；第二階段透過</w:t>
      </w:r>
      <w:r w:rsidR="004C5828" w:rsidRPr="004C5828">
        <w:rPr>
          <w:rFonts w:ascii="Times New Roman" w:eastAsia="標楷體" w:hAnsi="Times New Roman" w:cs="Times New Roman" w:hint="eastAsia"/>
        </w:rPr>
        <w:t xml:space="preserve"> MobileNetV2 </w:t>
      </w:r>
      <w:r w:rsidR="004C5828" w:rsidRPr="004C5828">
        <w:rPr>
          <w:rFonts w:ascii="Times New Roman" w:eastAsia="標楷體" w:hAnsi="Times New Roman" w:cs="Times New Roman" w:hint="eastAsia"/>
        </w:rPr>
        <w:t>辨識材質。研究將著重於「材質分類邊界的界定」，透過資料增強強化模型對高反光或相近材質的辨識力；並對</w:t>
      </w:r>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鎖定演算法進行壓力測試，分析駕駛大角度轉頭時的幾何錨點追蹤誤差。唯有當系統偵測到</w:t>
      </w:r>
      <w:proofErr w:type="gramStart"/>
      <w:r w:rsidR="004C5828" w:rsidRPr="004C5828">
        <w:rPr>
          <w:rFonts w:ascii="Times New Roman" w:eastAsia="標楷體" w:hAnsi="Times New Roman" w:cs="Times New Roman" w:hint="eastAsia"/>
        </w:rPr>
        <w:t>人臉且</w:t>
      </w:r>
      <w:proofErr w:type="gramEnd"/>
      <w:r w:rsidR="004C5828" w:rsidRPr="004C5828">
        <w:rPr>
          <w:rFonts w:ascii="Times New Roman" w:eastAsia="標楷體" w:hAnsi="Times New Roman" w:cs="Times New Roman" w:hint="eastAsia"/>
        </w:rPr>
        <w:t xml:space="preserve"> ROI </w:t>
      </w:r>
      <w:r w:rsidR="004C5828" w:rsidRPr="004C5828">
        <w:rPr>
          <w:rFonts w:ascii="Times New Roman" w:eastAsia="標楷體" w:hAnsi="Times New Roman" w:cs="Times New Roman" w:hint="eastAsia"/>
        </w:rPr>
        <w:t>判定為安全帽材質時，才會允許車輛發動</w:t>
      </w:r>
      <w:r w:rsidR="004C5828">
        <w:rPr>
          <w:rFonts w:ascii="Times New Roman" w:eastAsia="標楷體" w:hAnsi="Times New Roman" w:cs="Times New Roman" w:hint="eastAsia"/>
        </w:rPr>
        <w:t>。</w:t>
      </w:r>
      <w:r w:rsidR="002E4661" w:rsidRPr="002E4661">
        <w:rPr>
          <w:rFonts w:ascii="Times New Roman" w:eastAsia="標楷體" w:hAnsi="Times New Roman" w:cs="Times New Roman" w:hint="eastAsia"/>
        </w:rPr>
        <w:t>判斷流程如圖</w:t>
      </w:r>
      <w:r w:rsidR="002E4661" w:rsidRPr="002E4661">
        <w:rPr>
          <w:rFonts w:ascii="Times New Roman" w:eastAsia="標楷體" w:hAnsi="Times New Roman" w:cs="Times New Roman" w:hint="eastAsia"/>
        </w:rPr>
        <w:t>2</w:t>
      </w:r>
      <w:r w:rsidR="002E4661" w:rsidRPr="002E4661">
        <w:rPr>
          <w:rFonts w:ascii="Times New Roman" w:eastAsia="標楷體" w:hAnsi="Times New Roman" w:cs="Times New Roman" w:hint="eastAsia"/>
        </w:rPr>
        <w:t>所示</w:t>
      </w:r>
      <w:r w:rsidR="004C5828">
        <w:rPr>
          <w:rFonts w:ascii="Times New Roman" w:eastAsia="標楷體" w:hAnsi="Times New Roman" w:cs="Times New Roman" w:hint="eastAsia"/>
        </w:rPr>
        <w:t>：</w:t>
      </w:r>
    </w:p>
    <w:p w14:paraId="7F99C6B3" w14:textId="7F165832" w:rsidR="000C1F73" w:rsidRDefault="004C5828" w:rsidP="004C5828">
      <w:pPr>
        <w:widowControl/>
        <w:jc w:val="center"/>
        <w:rPr>
          <w:rFonts w:ascii="Times New Roman" w:eastAsia="標楷體" w:hAnsi="Times New Roman" w:cs="Times New Roman"/>
          <w:b/>
        </w:rPr>
      </w:pP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b/>
          <w:noProof/>
        </w:rPr>
        <w:softHyphen/>
      </w:r>
      <w:r>
        <w:rPr>
          <w:rFonts w:ascii="Times New Roman" w:eastAsia="標楷體" w:hAnsi="Times New Roman" w:cs="Times New Roman" w:hint="eastAsia"/>
          <w:b/>
          <w:noProof/>
        </w:rPr>
        <w:drawing>
          <wp:inline distT="0" distB="0" distL="0" distR="0" wp14:anchorId="16FD64D5" wp14:editId="37BB792E">
            <wp:extent cx="3253540" cy="4086225"/>
            <wp:effectExtent l="0" t="0" r="444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2025-12-28-04194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7700" cy="4129127"/>
                    </a:xfrm>
                    <a:prstGeom prst="rect">
                      <a:avLst/>
                    </a:prstGeom>
                  </pic:spPr>
                </pic:pic>
              </a:graphicData>
            </a:graphic>
          </wp:inline>
        </w:drawing>
      </w:r>
    </w:p>
    <w:p w14:paraId="739CDBD1" w14:textId="71B6480F" w:rsidR="000C1F73" w:rsidRDefault="00DF49C8" w:rsidP="00EA352B">
      <w:pPr>
        <w:widowControl/>
        <w:jc w:val="center"/>
        <w:rPr>
          <w:rFonts w:ascii="Times New Roman" w:eastAsia="標楷體" w:hAnsi="Times New Roman" w:cs="Times New Roman"/>
        </w:rPr>
      </w:pPr>
      <w:r w:rsidRPr="00DF49C8">
        <w:rPr>
          <w:rFonts w:ascii="Times New Roman" w:eastAsia="標楷體" w:hAnsi="Times New Roman" w:cs="Times New Roman" w:hint="eastAsia"/>
        </w:rPr>
        <w:t>圖</w:t>
      </w:r>
      <w:r w:rsidRPr="00DF49C8">
        <w:rPr>
          <w:rFonts w:ascii="Times New Roman" w:eastAsia="標楷體" w:hAnsi="Times New Roman" w:cs="Times New Roman" w:hint="eastAsia"/>
        </w:rPr>
        <w:t>2</w:t>
      </w:r>
      <w:r w:rsidR="002A4638">
        <w:rPr>
          <w:rFonts w:ascii="Times New Roman" w:eastAsia="標楷體" w:hAnsi="Times New Roman" w:cs="Times New Roman" w:hint="eastAsia"/>
        </w:rPr>
        <w:t xml:space="preserve"> </w:t>
      </w:r>
      <w:r w:rsidR="002A4638" w:rsidRPr="002A4638">
        <w:rPr>
          <w:rFonts w:ascii="Times New Roman" w:eastAsia="標楷體" w:hAnsi="Times New Roman" w:cs="Times New Roman" w:hint="eastAsia"/>
        </w:rPr>
        <w:t>安全帽防偽偵測流程圖</w:t>
      </w:r>
    </w:p>
    <w:p w14:paraId="4194802C" w14:textId="77777777" w:rsidR="00652BD6" w:rsidRDefault="00652BD6" w:rsidP="00652BD6">
      <w:pPr>
        <w:widowControl/>
        <w:jc w:val="both"/>
        <w:rPr>
          <w:rFonts w:ascii="Times New Roman" w:eastAsia="標楷體" w:hAnsi="Times New Roman" w:cs="Times New Roman"/>
          <w:b/>
        </w:rPr>
      </w:pPr>
      <w:r>
        <w:rPr>
          <w:rFonts w:ascii="Times New Roman" w:eastAsia="標楷體" w:hAnsi="Times New Roman" w:cs="Times New Roman" w:hint="eastAsia"/>
          <w:b/>
        </w:rPr>
        <w:lastRenderedPageBreak/>
        <w:t xml:space="preserve">4.4 </w:t>
      </w:r>
      <w:r w:rsidRPr="004C5828">
        <w:rPr>
          <w:rFonts w:ascii="Times New Roman" w:eastAsia="標楷體" w:hAnsi="Times New Roman" w:cs="Times New Roman" w:hint="eastAsia"/>
          <w:b/>
        </w:rPr>
        <w:t>多工視覺融合：資源調度與時序關聯邏輯</w:t>
      </w:r>
    </w:p>
    <w:p w14:paraId="7905FA96" w14:textId="63739E57" w:rsidR="00652BD6" w:rsidRDefault="00652BD6" w:rsidP="00652BD6">
      <w:pPr>
        <w:widowControl/>
        <w:ind w:firstLine="480"/>
        <w:jc w:val="both"/>
        <w:rPr>
          <w:rFonts w:ascii="Times New Roman" w:eastAsia="標楷體" w:hAnsi="Times New Roman" w:cs="Times New Roman"/>
        </w:rPr>
      </w:pPr>
      <w:r w:rsidRPr="004C5828">
        <w:rPr>
          <w:rFonts w:ascii="Times New Roman" w:eastAsia="標楷體" w:hAnsi="Times New Roman" w:cs="Times New Roman" w:hint="eastAsia"/>
        </w:rPr>
        <w:t>為實現全時段監控，本研究</w:t>
      </w:r>
      <w:proofErr w:type="gramStart"/>
      <w:r w:rsidRPr="004C5828">
        <w:rPr>
          <w:rFonts w:ascii="Times New Roman" w:eastAsia="標楷體" w:hAnsi="Times New Roman" w:cs="Times New Roman" w:hint="eastAsia"/>
        </w:rPr>
        <w:t>採</w:t>
      </w:r>
      <w:proofErr w:type="gramEnd"/>
      <w:r w:rsidRPr="004C5828">
        <w:rPr>
          <w:rFonts w:ascii="Times New Roman" w:eastAsia="標楷體" w:hAnsi="Times New Roman" w:cs="Times New Roman" w:hint="eastAsia"/>
        </w:rPr>
        <w:t>多工視覺融合架構並行處理</w:t>
      </w:r>
      <w:r w:rsidRPr="004C5828">
        <w:rPr>
          <w:rFonts w:ascii="Times New Roman" w:eastAsia="標楷體" w:hAnsi="Times New Roman" w:cs="Times New Roman" w:hint="eastAsia"/>
        </w:rPr>
        <w:t xml:space="preserve"> YOLOv8-Pose</w:t>
      </w:r>
      <w:r w:rsidRPr="004C5828">
        <w:rPr>
          <w:rFonts w:ascii="Times New Roman" w:eastAsia="標楷體" w:hAnsi="Times New Roman" w:cs="Times New Roman" w:hint="eastAsia"/>
        </w:rPr>
        <w:t>（肢體）與</w:t>
      </w:r>
      <w:r w:rsidRPr="004C5828">
        <w:rPr>
          <w:rFonts w:ascii="Times New Roman" w:eastAsia="標楷體" w:hAnsi="Times New Roman" w:cs="Times New Roman" w:hint="eastAsia"/>
        </w:rPr>
        <w:t xml:space="preserve"> MediaPipe</w:t>
      </w:r>
      <w:r w:rsidRPr="004C5828">
        <w:rPr>
          <w:rFonts w:ascii="Times New Roman" w:eastAsia="標楷體" w:hAnsi="Times New Roman" w:cs="Times New Roman" w:hint="eastAsia"/>
        </w:rPr>
        <w:t>（臉部）資訊。本節將探討異質模型在邊緣裝置的資源調度，分析推論延遲以優化執行</w:t>
      </w:r>
      <w:proofErr w:type="gramStart"/>
      <w:r w:rsidRPr="004C5828">
        <w:rPr>
          <w:rFonts w:ascii="Times New Roman" w:eastAsia="標楷體" w:hAnsi="Times New Roman" w:cs="Times New Roman" w:hint="eastAsia"/>
        </w:rPr>
        <w:t>緒</w:t>
      </w:r>
      <w:proofErr w:type="gramEnd"/>
      <w:r w:rsidRPr="004C5828">
        <w:rPr>
          <w:rFonts w:ascii="Times New Roman" w:eastAsia="標楷體" w:hAnsi="Times New Roman" w:cs="Times New Roman" w:hint="eastAsia"/>
        </w:rPr>
        <w:t>優先級。同時建立「時序關聯邏輯」，例如將「香菸物件」與「手部軌跡」結合，並設定</w:t>
      </w:r>
      <w:r w:rsidRPr="004C5828">
        <w:rPr>
          <w:rFonts w:ascii="Times New Roman" w:eastAsia="標楷體" w:hAnsi="Times New Roman" w:cs="Times New Roman" w:hint="eastAsia"/>
        </w:rPr>
        <w:t xml:space="preserve"> 2 </w:t>
      </w:r>
      <w:r w:rsidRPr="004C5828">
        <w:rPr>
          <w:rFonts w:ascii="Times New Roman" w:eastAsia="標楷體" w:hAnsi="Times New Roman" w:cs="Times New Roman" w:hint="eastAsia"/>
        </w:rPr>
        <w:t>秒的計時緩衝區，以降低單一模態的誤報率。針對疲勞駕駛，則研究</w:t>
      </w:r>
      <w:r w:rsidR="00883B4D">
        <w:rPr>
          <w:rFonts w:ascii="Times New Roman" w:eastAsia="標楷體" w:hAnsi="Times New Roman" w:cs="Times New Roman" w:hint="eastAsia"/>
        </w:rPr>
        <w:t>眼臉閉合率</w:t>
      </w:r>
      <w:commentRangeStart w:id="30"/>
      <w:r w:rsidR="00883B4D">
        <w:rPr>
          <w:rFonts w:ascii="Times New Roman" w:eastAsia="標楷體" w:hAnsi="Times New Roman" w:cs="Times New Roman" w:hint="eastAsia"/>
        </w:rPr>
        <w:t>（</w:t>
      </w:r>
      <w:r w:rsidR="00883B4D">
        <w:rPr>
          <w:rFonts w:ascii="Times New Roman" w:eastAsia="標楷體" w:hAnsi="Times New Roman" w:cs="Times New Roman" w:hint="eastAsia"/>
        </w:rPr>
        <w:t>EAR</w:t>
      </w:r>
      <w:r w:rsidR="00883B4D">
        <w:rPr>
          <w:rFonts w:ascii="Times New Roman" w:eastAsia="標楷體" w:hAnsi="Times New Roman" w:cs="Times New Roman" w:hint="eastAsia"/>
        </w:rPr>
        <w:t>）</w:t>
      </w:r>
      <w:commentRangeEnd w:id="30"/>
      <w:r w:rsidR="00CD2274">
        <w:rPr>
          <w:rStyle w:val="a9"/>
        </w:rPr>
        <w:commentReference w:id="30"/>
      </w:r>
      <w:r w:rsidRPr="004C5828">
        <w:rPr>
          <w:rFonts w:ascii="Times New Roman" w:eastAsia="標楷體" w:hAnsi="Times New Roman" w:cs="Times New Roman" w:hint="eastAsia"/>
        </w:rPr>
        <w:t>低於</w:t>
      </w:r>
      <w:proofErr w:type="gramStart"/>
      <w:r w:rsidR="008402BD" w:rsidRPr="007B167E">
        <w:rPr>
          <w:rFonts w:ascii="Times New Roman" w:eastAsia="標楷體" w:hAnsi="Times New Roman" w:cs="Times New Roman" w:hint="eastAsia"/>
        </w:rPr>
        <w:t>閾</w:t>
      </w:r>
      <w:proofErr w:type="gramEnd"/>
      <w:r w:rsidR="008402BD" w:rsidRPr="007B167E">
        <w:rPr>
          <w:rFonts w:ascii="Times New Roman" w:eastAsia="標楷體" w:hAnsi="Times New Roman" w:cs="Times New Roman" w:hint="eastAsia"/>
        </w:rPr>
        <w:t>值</w:t>
      </w:r>
      <w:r w:rsidRPr="004C5828">
        <w:rPr>
          <w:rFonts w:ascii="Times New Roman" w:eastAsia="標楷體" w:hAnsi="Times New Roman" w:cs="Times New Roman" w:hint="eastAsia"/>
        </w:rPr>
        <w:t>且</w:t>
      </w:r>
      <w:r w:rsidR="008402BD" w:rsidRPr="007B167E">
        <w:rPr>
          <w:rFonts w:ascii="Times New Roman" w:eastAsia="標楷體" w:hAnsi="Times New Roman" w:cs="Times New Roman" w:hint="eastAsia"/>
        </w:rPr>
        <w:t>持續時間超過微睡眠特徵時間</w:t>
      </w:r>
      <w:r w:rsidRPr="004C5828">
        <w:rPr>
          <w:rFonts w:ascii="Times New Roman" w:eastAsia="標楷體" w:hAnsi="Times New Roman" w:cs="Times New Roman" w:hint="eastAsia"/>
        </w:rPr>
        <w:t>之微睡眠特徵量化關聯，以判斷危險等級</w:t>
      </w:r>
      <w:r>
        <w:rPr>
          <w:rFonts w:ascii="Times New Roman" w:eastAsia="標楷體" w:hAnsi="Times New Roman" w:cs="Times New Roman" w:hint="eastAsia"/>
        </w:rPr>
        <w:t>。</w:t>
      </w:r>
      <w:r w:rsidRPr="00455DF0">
        <w:rPr>
          <w:rFonts w:ascii="Times New Roman" w:eastAsia="標楷體" w:hAnsi="Times New Roman" w:cs="Times New Roman" w:hint="eastAsia"/>
        </w:rPr>
        <w:t>監控邏輯如圖</w:t>
      </w:r>
      <w:r w:rsidRPr="00455DF0">
        <w:rPr>
          <w:rFonts w:ascii="Times New Roman" w:eastAsia="標楷體" w:hAnsi="Times New Roman" w:cs="Times New Roman" w:hint="eastAsia"/>
        </w:rPr>
        <w:t>3</w:t>
      </w:r>
      <w:r w:rsidRPr="00455DF0">
        <w:rPr>
          <w:rFonts w:ascii="Times New Roman" w:eastAsia="標楷體" w:hAnsi="Times New Roman" w:cs="Times New Roman" w:hint="eastAsia"/>
        </w:rPr>
        <w:t>所示。</w:t>
      </w:r>
    </w:p>
    <w:p w14:paraId="756B4E31" w14:textId="77777777" w:rsidR="00652BD6" w:rsidRPr="007B167E" w:rsidRDefault="00652BD6" w:rsidP="00652BD6">
      <w:pPr>
        <w:widowControl/>
        <w:ind w:firstLine="480"/>
        <w:jc w:val="both"/>
        <w:rPr>
          <w:rFonts w:ascii="Times New Roman" w:eastAsia="標楷體" w:hAnsi="Times New Roman" w:cs="Times New Roman"/>
        </w:rPr>
      </w:pPr>
    </w:p>
    <w:p w14:paraId="30A397D3" w14:textId="77777777" w:rsidR="00652BD6" w:rsidRDefault="00652BD6" w:rsidP="00652BD6">
      <w:pPr>
        <w:widowControl/>
        <w:jc w:val="center"/>
        <w:rPr>
          <w:rFonts w:ascii="Times New Roman" w:eastAsia="標楷體" w:hAnsi="Times New Roman" w:cs="Times New Roman"/>
        </w:rPr>
      </w:pPr>
      <w:r>
        <w:rPr>
          <w:rFonts w:ascii="Times New Roman" w:eastAsia="標楷體" w:hAnsi="Times New Roman" w:cs="Times New Roman"/>
          <w:noProof/>
        </w:rPr>
        <w:drawing>
          <wp:inline distT="0" distB="0" distL="0" distR="0" wp14:anchorId="342658E5" wp14:editId="3E2D177E">
            <wp:extent cx="3042366" cy="4410075"/>
            <wp:effectExtent l="0" t="0" r="571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2025-12-28-044202.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2366" cy="4410075"/>
                    </a:xfrm>
                    <a:prstGeom prst="rect">
                      <a:avLst/>
                    </a:prstGeom>
                  </pic:spPr>
                </pic:pic>
              </a:graphicData>
            </a:graphic>
          </wp:inline>
        </w:drawing>
      </w:r>
    </w:p>
    <w:p w14:paraId="0F045465" w14:textId="77777777" w:rsidR="00652BD6" w:rsidRPr="007B167E" w:rsidRDefault="00652BD6" w:rsidP="00652BD6">
      <w:pPr>
        <w:widowControl/>
        <w:jc w:val="center"/>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rPr>
        <w:t xml:space="preserve">3 </w:t>
      </w:r>
      <w:r w:rsidRPr="00293B1C">
        <w:rPr>
          <w:rFonts w:ascii="Times New Roman" w:eastAsia="標楷體" w:hAnsi="Times New Roman" w:cs="Times New Roman" w:hint="eastAsia"/>
        </w:rPr>
        <w:t>多工視覺融合與駕駛行為監控邏輯圖</w:t>
      </w:r>
    </w:p>
    <w:p w14:paraId="45254352" w14:textId="77777777" w:rsidR="00652BD6" w:rsidRPr="00DF49C8" w:rsidRDefault="00652BD6" w:rsidP="00EA352B">
      <w:pPr>
        <w:widowControl/>
        <w:jc w:val="both"/>
        <w:rPr>
          <w:rFonts w:ascii="Times New Roman" w:eastAsia="標楷體" w:hAnsi="Times New Roman" w:cs="Times New Roman"/>
        </w:rPr>
      </w:pPr>
    </w:p>
    <w:p w14:paraId="68FF9C4B" w14:textId="15CCD048" w:rsidR="007B167E" w:rsidRPr="001A7344" w:rsidRDefault="00162A8A" w:rsidP="00EA352B">
      <w:pPr>
        <w:widowControl/>
        <w:jc w:val="both"/>
        <w:rPr>
          <w:rFonts w:ascii="Times New Roman" w:eastAsia="標楷體" w:hAnsi="Times New Roman" w:cs="Times New Roman"/>
          <w:b/>
        </w:rPr>
      </w:pPr>
      <w:r>
        <w:rPr>
          <w:rFonts w:ascii="Times New Roman" w:eastAsia="標楷體" w:hAnsi="Times New Roman" w:cs="Times New Roman" w:hint="eastAsia"/>
          <w:b/>
        </w:rPr>
        <w:t xml:space="preserve">4.5 </w:t>
      </w:r>
      <w:r w:rsidR="007B167E" w:rsidRPr="001A7344">
        <w:rPr>
          <w:rFonts w:ascii="Times New Roman" w:eastAsia="標楷體" w:hAnsi="Times New Roman" w:cs="Times New Roman" w:hint="eastAsia"/>
          <w:b/>
        </w:rPr>
        <w:t>主動式介入策略與系統整合</w:t>
      </w:r>
      <w:r w:rsidR="00652BD6">
        <w:rPr>
          <w:rFonts w:ascii="Times New Roman" w:eastAsia="標楷體" w:hAnsi="Times New Roman" w:cs="Times New Roman" w:hint="eastAsia"/>
          <w:b/>
        </w:rPr>
        <w:t>：</w:t>
      </w:r>
      <w:r w:rsidR="00652BD6" w:rsidRPr="00652BD6">
        <w:rPr>
          <w:rFonts w:ascii="Times New Roman" w:eastAsia="標楷體" w:hAnsi="Times New Roman" w:cs="Times New Roman" w:hint="eastAsia"/>
          <w:b/>
        </w:rPr>
        <w:t>安全梯度</w:t>
      </w:r>
      <w:r w:rsidR="00A4188A">
        <w:rPr>
          <w:rFonts w:ascii="Times New Roman" w:eastAsia="標楷體" w:hAnsi="Times New Roman" w:cs="Times New Roman" w:hint="eastAsia"/>
          <w:b/>
        </w:rPr>
        <w:t>層級</w:t>
      </w:r>
    </w:p>
    <w:p w14:paraId="3989732B" w14:textId="4300C7BA" w:rsidR="000527C5" w:rsidRPr="007B167E" w:rsidRDefault="001A7344"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000527C5" w:rsidRPr="000527C5">
        <w:rPr>
          <w:rFonts w:ascii="Times New Roman" w:eastAsia="標楷體" w:hAnsi="Times New Roman" w:cs="Times New Roman"/>
        </w:rPr>
        <w:t>本步驟旨在將前述的視覺感知結果轉化為實體聲光與虛擬車輛控制訊號，達成從「被動警示」到「主動防護」的系統目標。研究將開發一套基於風險分級的決策控制演算法，並透過多執行</w:t>
      </w:r>
      <w:proofErr w:type="gramStart"/>
      <w:r w:rsidR="000527C5" w:rsidRPr="000527C5">
        <w:rPr>
          <w:rFonts w:ascii="Times New Roman" w:eastAsia="標楷體" w:hAnsi="Times New Roman" w:cs="Times New Roman"/>
        </w:rPr>
        <w:t>緒</w:t>
      </w:r>
      <w:proofErr w:type="gramEnd"/>
      <w:r w:rsidR="000527C5" w:rsidRPr="000527C5">
        <w:rPr>
          <w:rFonts w:ascii="Times New Roman" w:eastAsia="標楷體" w:hAnsi="Times New Roman" w:cs="Times New Roman"/>
        </w:rPr>
        <w:t>技術同步控制微控制器（</w:t>
      </w:r>
      <w:r w:rsidR="000527C5" w:rsidRPr="000527C5">
        <w:rPr>
          <w:rFonts w:ascii="Times New Roman" w:eastAsia="標楷體" w:hAnsi="Times New Roman" w:cs="Times New Roman"/>
        </w:rPr>
        <w:t>Arduino Uno</w:t>
      </w:r>
      <w:r w:rsidR="000527C5" w:rsidRPr="000527C5">
        <w:rPr>
          <w:rFonts w:ascii="Times New Roman" w:eastAsia="標楷體" w:hAnsi="Times New Roman" w:cs="Times New Roman"/>
        </w:rPr>
        <w:t>）、虛擬儀表板（</w:t>
      </w:r>
      <w:r w:rsidR="000527C5" w:rsidRPr="000527C5">
        <w:rPr>
          <w:rFonts w:ascii="Times New Roman" w:eastAsia="標楷體" w:hAnsi="Times New Roman" w:cs="Times New Roman"/>
        </w:rPr>
        <w:t>PyQt5</w:t>
      </w:r>
      <w:r w:rsidR="000527C5" w:rsidRPr="000527C5">
        <w:rPr>
          <w:rFonts w:ascii="Times New Roman" w:eastAsia="標楷體" w:hAnsi="Times New Roman" w:cs="Times New Roman"/>
        </w:rPr>
        <w:t>）。系統依據偵測到的危險程度，劃分為三個介入層級：</w:t>
      </w:r>
    </w:p>
    <w:p w14:paraId="12D275F8" w14:textId="26C50A35" w:rsidR="006B1B9F" w:rsidRPr="006B1B9F" w:rsidRDefault="00165D96" w:rsidP="00EA352B">
      <w:pPr>
        <w:pStyle w:val="a3"/>
        <w:widowControl/>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t>Level 1</w:t>
      </w:r>
      <w:r w:rsidR="006B1B9F" w:rsidRPr="006B1B9F">
        <w:rPr>
          <w:rFonts w:ascii="Times New Roman" w:eastAsia="標楷體" w:hAnsi="Times New Roman" w:cs="Times New Roman" w:hint="eastAsia"/>
        </w:rPr>
        <w:t>提示級：針對視線分心（如轉頭過久）等輕微風險，系統觸發</w:t>
      </w:r>
      <w:r w:rsidR="006B1B9F" w:rsidRPr="006B1B9F">
        <w:rPr>
          <w:rFonts w:ascii="Times New Roman" w:eastAsia="標楷體" w:hAnsi="Times New Roman" w:cs="Times New Roman" w:hint="eastAsia"/>
        </w:rPr>
        <w:t xml:space="preserve"> Arduino </w:t>
      </w:r>
      <w:r w:rsidR="006B1B9F" w:rsidRPr="006B1B9F">
        <w:rPr>
          <w:rFonts w:ascii="Times New Roman" w:eastAsia="標楷體" w:hAnsi="Times New Roman" w:cs="Times New Roman" w:hint="eastAsia"/>
        </w:rPr>
        <w:t>控制蜂鳴器發出短促提示音與黃色</w:t>
      </w:r>
      <w:r w:rsidR="005E29A6">
        <w:rPr>
          <w:rFonts w:ascii="Times New Roman" w:eastAsia="標楷體" w:hAnsi="Times New Roman" w:cs="Times New Roman" w:hint="eastAsia"/>
        </w:rPr>
        <w:t>LED</w:t>
      </w:r>
      <w:r w:rsidR="006B1B9F" w:rsidRPr="006B1B9F">
        <w:rPr>
          <w:rFonts w:ascii="Times New Roman" w:eastAsia="標楷體" w:hAnsi="Times New Roman" w:cs="Times New Roman" w:hint="eastAsia"/>
        </w:rPr>
        <w:t>閃爍，</w:t>
      </w:r>
      <w:r w:rsidR="00BF6D59" w:rsidRPr="00BF6D59">
        <w:rPr>
          <w:rFonts w:ascii="Times New Roman" w:eastAsia="標楷體" w:hAnsi="Times New Roman" w:cs="Times New Roman" w:hint="eastAsia"/>
        </w:rPr>
        <w:t>同時於</w:t>
      </w:r>
      <w:r w:rsidR="00BF6D59" w:rsidRPr="00BF6D59">
        <w:rPr>
          <w:rFonts w:ascii="Times New Roman" w:eastAsia="標楷體" w:hAnsi="Times New Roman" w:cs="Times New Roman" w:hint="eastAsia"/>
        </w:rPr>
        <w:t xml:space="preserve"> PyQt5 </w:t>
      </w:r>
      <w:r w:rsidR="00BF6D59" w:rsidRPr="00BF6D59">
        <w:rPr>
          <w:rFonts w:ascii="Times New Roman" w:eastAsia="標楷體" w:hAnsi="Times New Roman" w:cs="Times New Roman" w:hint="eastAsia"/>
        </w:rPr>
        <w:t>儀表板顯示警示圖標，旨在喚回駕駛注意力，此階段不干預模擬車速。</w:t>
      </w:r>
    </w:p>
    <w:p w14:paraId="2FB06F73" w14:textId="384E7EA8" w:rsidR="00F007FC" w:rsidRPr="00F007FC" w:rsidRDefault="00165D96" w:rsidP="00EA352B">
      <w:pPr>
        <w:pStyle w:val="a3"/>
        <w:numPr>
          <w:ilvl w:val="1"/>
          <w:numId w:val="1"/>
        </w:numPr>
        <w:ind w:leftChars="0"/>
        <w:jc w:val="both"/>
        <w:rPr>
          <w:rFonts w:ascii="Times New Roman" w:eastAsia="標楷體" w:hAnsi="Times New Roman" w:cs="Times New Roman"/>
        </w:rPr>
      </w:pPr>
      <w:r>
        <w:rPr>
          <w:rFonts w:ascii="Times New Roman" w:eastAsia="標楷體" w:hAnsi="Times New Roman" w:cs="Times New Roman" w:hint="eastAsia"/>
        </w:rPr>
        <w:lastRenderedPageBreak/>
        <w:t>Level 2</w:t>
      </w:r>
      <w:r w:rsidR="006B1B9F" w:rsidRPr="00F007FC">
        <w:rPr>
          <w:rFonts w:ascii="Times New Roman" w:eastAsia="標楷體" w:hAnsi="Times New Roman" w:cs="Times New Roman" w:hint="eastAsia"/>
        </w:rPr>
        <w:t>違規級：當偵測到滑手機、抽菸或中途脫帽等違規行為時，將判定為高風險狀態。</w:t>
      </w:r>
      <w:r w:rsidR="006B1B9F" w:rsidRPr="00F007FC">
        <w:rPr>
          <w:rFonts w:ascii="Times New Roman" w:eastAsia="標楷體" w:hAnsi="Times New Roman" w:cs="Times New Roman" w:hint="eastAsia"/>
        </w:rPr>
        <w:t>Arduino</w:t>
      </w:r>
      <w:r w:rsidR="006B1B9F" w:rsidRPr="00F007FC">
        <w:rPr>
          <w:rFonts w:ascii="Times New Roman" w:eastAsia="標楷體" w:hAnsi="Times New Roman" w:cs="Times New Roman" w:hint="eastAsia"/>
        </w:rPr>
        <w:t>發出連續</w:t>
      </w:r>
      <w:proofErr w:type="gramStart"/>
      <w:r w:rsidR="006B1B9F" w:rsidRPr="00F007FC">
        <w:rPr>
          <w:rFonts w:ascii="Times New Roman" w:eastAsia="標楷體" w:hAnsi="Times New Roman" w:cs="Times New Roman" w:hint="eastAsia"/>
        </w:rPr>
        <w:t>警示音與</w:t>
      </w:r>
      <w:proofErr w:type="gramEnd"/>
      <w:r w:rsidR="006B1B9F" w:rsidRPr="00F007FC">
        <w:rPr>
          <w:rFonts w:ascii="Times New Roman" w:eastAsia="標楷體" w:hAnsi="Times New Roman" w:cs="Times New Roman" w:hint="eastAsia"/>
        </w:rPr>
        <w:t>紅燈閃爍，</w:t>
      </w:r>
      <w:r w:rsidR="00F007FC" w:rsidRPr="00F007FC">
        <w:rPr>
          <w:rFonts w:ascii="Times New Roman" w:eastAsia="標楷體" w:hAnsi="Times New Roman" w:cs="Times New Roman" w:hint="eastAsia"/>
        </w:rPr>
        <w:t>儀表板強制切換至「安全模式」，鎖定顯示時速上限為</w:t>
      </w:r>
      <w:r w:rsidR="00F007FC" w:rsidRPr="00F007FC">
        <w:rPr>
          <w:rFonts w:ascii="Times New Roman" w:eastAsia="標楷體" w:hAnsi="Times New Roman" w:cs="Times New Roman" w:hint="eastAsia"/>
        </w:rPr>
        <w:t xml:space="preserve"> 30km/h</w:t>
      </w:r>
      <w:r w:rsidR="00F007FC" w:rsidRPr="00F007FC">
        <w:rPr>
          <w:rFonts w:ascii="Times New Roman" w:eastAsia="標楷體" w:hAnsi="Times New Roman" w:cs="Times New Roman" w:hint="eastAsia"/>
        </w:rPr>
        <w:t>，模擬系統強制速限介入。</w:t>
      </w:r>
    </w:p>
    <w:p w14:paraId="188CCE6A" w14:textId="6BE3A0E4" w:rsidR="00E363A1" w:rsidRPr="00E363A1" w:rsidRDefault="00E363A1" w:rsidP="00E363A1">
      <w:pPr>
        <w:pStyle w:val="a3"/>
        <w:numPr>
          <w:ilvl w:val="1"/>
          <w:numId w:val="1"/>
        </w:numPr>
        <w:ind w:leftChars="0"/>
        <w:jc w:val="both"/>
        <w:rPr>
          <w:rFonts w:ascii="Times New Roman" w:eastAsia="標楷體" w:hAnsi="Times New Roman" w:cs="Times New Roman"/>
        </w:rPr>
      </w:pPr>
      <w:r w:rsidRPr="00E363A1">
        <w:rPr>
          <w:rFonts w:ascii="Times New Roman" w:eastAsia="標楷體" w:hAnsi="Times New Roman" w:cs="Times New Roman"/>
          <w:noProof/>
        </w:rPr>
        <w:drawing>
          <wp:anchor distT="0" distB="0" distL="114300" distR="114300" simplePos="0" relativeHeight="251658240" behindDoc="0" locked="0" layoutInCell="1" allowOverlap="1" wp14:anchorId="3D5EB64B" wp14:editId="37246B24">
            <wp:simplePos x="0" y="0"/>
            <wp:positionH relativeFrom="margin">
              <wp:align>right</wp:align>
            </wp:positionH>
            <wp:positionV relativeFrom="paragraph">
              <wp:posOffset>1057275</wp:posOffset>
            </wp:positionV>
            <wp:extent cx="5274310" cy="2673985"/>
            <wp:effectExtent l="0" t="0" r="2540" b="0"/>
            <wp:wrapTopAndBottom/>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73985"/>
                    </a:xfrm>
                    <a:prstGeom prst="rect">
                      <a:avLst/>
                    </a:prstGeom>
                  </pic:spPr>
                </pic:pic>
              </a:graphicData>
            </a:graphic>
          </wp:anchor>
        </w:drawing>
      </w:r>
      <w:r w:rsidR="00165D96">
        <w:rPr>
          <w:rFonts w:ascii="Times New Roman" w:eastAsia="標楷體" w:hAnsi="Times New Roman" w:cs="Times New Roman" w:hint="eastAsia"/>
        </w:rPr>
        <w:t>Level 3</w:t>
      </w:r>
      <w:r w:rsidR="006B1B9F" w:rsidRPr="00B01369">
        <w:rPr>
          <w:rFonts w:ascii="Times New Roman" w:eastAsia="標楷體" w:hAnsi="Times New Roman" w:cs="Times New Roman" w:hint="eastAsia"/>
        </w:rPr>
        <w:t>危險級：針對最致命的</w:t>
      </w:r>
      <w:proofErr w:type="gramStart"/>
      <w:r w:rsidR="006B1B9F" w:rsidRPr="00B01369">
        <w:rPr>
          <w:rFonts w:ascii="Times New Roman" w:eastAsia="標楷體" w:hAnsi="Times New Roman" w:cs="Times New Roman" w:hint="eastAsia"/>
        </w:rPr>
        <w:t>疲勞閉</w:t>
      </w:r>
      <w:proofErr w:type="gramEnd"/>
      <w:r w:rsidR="006B1B9F" w:rsidRPr="00B01369">
        <w:rPr>
          <w:rFonts w:ascii="Times New Roman" w:eastAsia="標楷體" w:hAnsi="Times New Roman" w:cs="Times New Roman" w:hint="eastAsia"/>
        </w:rPr>
        <w:t>眼或微睡眠狀態，將啟動「緊急喚醒模式」。</w:t>
      </w:r>
      <w:r w:rsidR="005E29A6">
        <w:rPr>
          <w:rFonts w:ascii="Times New Roman" w:eastAsia="標楷體" w:hAnsi="Times New Roman" w:cs="Times New Roman" w:hint="eastAsia"/>
        </w:rPr>
        <w:t>Arduino</w:t>
      </w:r>
      <w:r w:rsidR="006B1B9F" w:rsidRPr="00B01369">
        <w:rPr>
          <w:rFonts w:ascii="Times New Roman" w:eastAsia="標楷體" w:hAnsi="Times New Roman" w:cs="Times New Roman" w:hint="eastAsia"/>
        </w:rPr>
        <w:t>蜂鳴器發出高分貝長鳴與</w:t>
      </w:r>
      <w:r w:rsidR="005E29A6">
        <w:rPr>
          <w:rFonts w:ascii="Times New Roman" w:eastAsia="標楷體" w:hAnsi="Times New Roman" w:cs="Times New Roman" w:hint="eastAsia"/>
        </w:rPr>
        <w:t>LED</w:t>
      </w:r>
      <w:r w:rsidR="006B1B9F" w:rsidRPr="00B01369">
        <w:rPr>
          <w:rFonts w:ascii="Times New Roman" w:eastAsia="標楷體" w:hAnsi="Times New Roman" w:cs="Times New Roman" w:hint="eastAsia"/>
        </w:rPr>
        <w:t>閃</w:t>
      </w:r>
      <w:r w:rsidR="00652BD6">
        <w:rPr>
          <w:rFonts w:ascii="Times New Roman" w:eastAsia="標楷體" w:hAnsi="Times New Roman" w:cs="Times New Roman" w:hint="eastAsia"/>
        </w:rPr>
        <w:t>光</w:t>
      </w:r>
      <w:r w:rsidR="006B1B9F" w:rsidRPr="00B01369">
        <w:rPr>
          <w:rFonts w:ascii="Times New Roman" w:eastAsia="標楷體" w:hAnsi="Times New Roman" w:cs="Times New Roman" w:hint="eastAsia"/>
        </w:rPr>
        <w:t>，</w:t>
      </w:r>
      <w:r w:rsidR="00B01369" w:rsidRPr="00B01369">
        <w:rPr>
          <w:rFonts w:ascii="Times New Roman" w:eastAsia="標楷體" w:hAnsi="Times New Roman" w:cs="Times New Roman" w:hint="eastAsia"/>
        </w:rPr>
        <w:t xml:space="preserve">PyQt5 </w:t>
      </w:r>
      <w:r w:rsidR="00B01369" w:rsidRPr="00B01369">
        <w:rPr>
          <w:rFonts w:ascii="Times New Roman" w:eastAsia="標楷體" w:hAnsi="Times New Roman" w:cs="Times New Roman" w:hint="eastAsia"/>
        </w:rPr>
        <w:t>儀表板全螢幕顯示「</w:t>
      </w:r>
      <w:r w:rsidR="00B01369" w:rsidRPr="00B01369">
        <w:rPr>
          <w:rFonts w:ascii="Times New Roman" w:eastAsia="標楷體" w:hAnsi="Times New Roman" w:cs="Times New Roman" w:hint="eastAsia"/>
        </w:rPr>
        <w:t>DANGER</w:t>
      </w:r>
      <w:r w:rsidR="00B01369" w:rsidRPr="00B01369">
        <w:rPr>
          <w:rFonts w:ascii="Times New Roman" w:eastAsia="標楷體" w:hAnsi="Times New Roman" w:cs="Times New Roman" w:hint="eastAsia"/>
        </w:rPr>
        <w:t>」並將模擬時速歸零，模擬限制油門直至車輛靜止，以防止事故發生。</w:t>
      </w:r>
      <w:r w:rsidR="00A4188A">
        <w:rPr>
          <w:rFonts w:ascii="Times New Roman" w:eastAsia="標楷體" w:hAnsi="Times New Roman" w:cs="Times New Roman" w:hint="eastAsia"/>
        </w:rPr>
        <w:t xml:space="preserve"> </w:t>
      </w:r>
    </w:p>
    <w:p w14:paraId="2732C617" w14:textId="05418A34" w:rsidR="00E363A1" w:rsidRPr="00E363A1" w:rsidRDefault="00E363A1" w:rsidP="00E363A1">
      <w:pPr>
        <w:widowControl/>
        <w:jc w:val="center"/>
        <w:rPr>
          <w:rFonts w:ascii="Times New Roman" w:eastAsia="標楷體" w:hAnsi="Times New Roman" w:cs="Times New Roman"/>
        </w:rPr>
      </w:pPr>
      <w:r w:rsidRPr="00E363A1">
        <w:rPr>
          <w:rFonts w:ascii="Times New Roman" w:eastAsia="標楷體" w:hAnsi="Times New Roman" w:cs="Times New Roman" w:hint="eastAsia"/>
        </w:rPr>
        <w:t>圖</w:t>
      </w:r>
      <w:r>
        <w:rPr>
          <w:rFonts w:ascii="Times New Roman" w:eastAsia="標楷體" w:hAnsi="Times New Roman" w:cs="Times New Roman" w:hint="eastAsia"/>
        </w:rPr>
        <w:t>4</w:t>
      </w:r>
      <w:r w:rsidRPr="00E363A1">
        <w:rPr>
          <w:rFonts w:ascii="Times New Roman" w:eastAsia="標楷體" w:hAnsi="Times New Roman" w:cs="Times New Roman"/>
        </w:rPr>
        <w:t xml:space="preserve"> </w:t>
      </w:r>
      <w:r w:rsidRPr="00E363A1">
        <w:rPr>
          <w:rFonts w:ascii="Times New Roman" w:eastAsia="標楷體" w:hAnsi="Times New Roman" w:cs="Times New Roman" w:hint="eastAsia"/>
        </w:rPr>
        <w:t>面部偵測整合儀表板示意圖</w:t>
      </w:r>
    </w:p>
    <w:p w14:paraId="5778EBAA" w14:textId="77777777" w:rsidR="00E363A1" w:rsidRPr="00B01369" w:rsidRDefault="00E363A1" w:rsidP="00EA352B">
      <w:pPr>
        <w:pStyle w:val="a3"/>
        <w:ind w:leftChars="0" w:left="840"/>
        <w:jc w:val="both"/>
        <w:rPr>
          <w:rFonts w:ascii="Times New Roman" w:eastAsia="標楷體" w:hAnsi="Times New Roman" w:cs="Times New Roman"/>
        </w:rPr>
      </w:pPr>
    </w:p>
    <w:p w14:paraId="4262747E" w14:textId="71A02756" w:rsidR="00E06A86" w:rsidRDefault="00162A8A" w:rsidP="00EA352B">
      <w:pPr>
        <w:widowControl/>
        <w:jc w:val="both"/>
        <w:rPr>
          <w:rFonts w:ascii="Times New Roman" w:eastAsia="標楷體" w:hAnsi="Times New Roman" w:cs="Times New Roman"/>
          <w:b/>
          <w:bCs/>
        </w:rPr>
      </w:pPr>
      <w:r>
        <w:rPr>
          <w:rFonts w:ascii="Times New Roman" w:eastAsia="標楷體" w:hAnsi="Times New Roman" w:cs="Times New Roman" w:hint="eastAsia"/>
          <w:b/>
          <w:bCs/>
        </w:rPr>
        <w:t xml:space="preserve">4.6 </w:t>
      </w:r>
      <w:r w:rsidR="000527C5" w:rsidRPr="000527C5">
        <w:rPr>
          <w:rFonts w:ascii="Times New Roman" w:eastAsia="標楷體" w:hAnsi="Times New Roman" w:cs="Times New Roman"/>
          <w:b/>
          <w:bCs/>
        </w:rPr>
        <w:t>系統效能評估與虛實整合驗證</w:t>
      </w:r>
    </w:p>
    <w:p w14:paraId="01973C64" w14:textId="66997777" w:rsidR="000527C5" w:rsidRPr="00652BD6" w:rsidRDefault="00E06A86" w:rsidP="00EA352B">
      <w:pPr>
        <w:widowControl/>
        <w:jc w:val="both"/>
        <w:rPr>
          <w:rFonts w:ascii="Times New Roman" w:eastAsia="標楷體" w:hAnsi="Times New Roman" w:cs="Times New Roman"/>
        </w:rPr>
      </w:pPr>
      <w:r>
        <w:rPr>
          <w:rFonts w:ascii="Times New Roman" w:eastAsia="標楷體" w:hAnsi="Times New Roman" w:cs="Times New Roman" w:hint="eastAsia"/>
          <w:b/>
          <w:bCs/>
        </w:rPr>
        <w:t xml:space="preserve">　　</w:t>
      </w:r>
      <w:r w:rsidR="00652BD6" w:rsidRPr="00652BD6">
        <w:rPr>
          <w:rFonts w:ascii="Times New Roman" w:eastAsia="標楷體" w:hAnsi="Times New Roman" w:cs="Times New Roman" w:hint="eastAsia"/>
        </w:rPr>
        <w:t>為確保系統協同運作效能，將進行以下量化評估：</w:t>
      </w:r>
    </w:p>
    <w:p w14:paraId="5495F617" w14:textId="7D24D7D4"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 xml:space="preserve">AI </w:t>
      </w:r>
      <w:r w:rsidRPr="00652BD6">
        <w:rPr>
          <w:rFonts w:ascii="Times New Roman" w:eastAsia="標楷體" w:hAnsi="Times New Roman" w:cs="Times New Roman" w:hint="eastAsia"/>
        </w:rPr>
        <w:t>推論效能：檢測多執行</w:t>
      </w:r>
      <w:proofErr w:type="gramStart"/>
      <w:r w:rsidRPr="00652BD6">
        <w:rPr>
          <w:rFonts w:ascii="Times New Roman" w:eastAsia="標楷體" w:hAnsi="Times New Roman" w:cs="Times New Roman" w:hint="eastAsia"/>
        </w:rPr>
        <w:t>緒</w:t>
      </w:r>
      <w:proofErr w:type="gramEnd"/>
      <w:r w:rsidRPr="00652BD6">
        <w:rPr>
          <w:rFonts w:ascii="Times New Roman" w:eastAsia="標楷體" w:hAnsi="Times New Roman" w:cs="Times New Roman" w:hint="eastAsia"/>
        </w:rPr>
        <w:t>架構負載，目標使</w:t>
      </w:r>
      <w:r w:rsidRPr="00652BD6">
        <w:rPr>
          <w:rFonts w:ascii="Times New Roman" w:eastAsia="標楷體" w:hAnsi="Times New Roman" w:cs="Times New Roman" w:hint="eastAsia"/>
        </w:rPr>
        <w:t xml:space="preserve"> Jetson Nano </w:t>
      </w:r>
      <w:r w:rsidRPr="00652BD6">
        <w:rPr>
          <w:rFonts w:ascii="Times New Roman" w:eastAsia="標楷體" w:hAnsi="Times New Roman" w:cs="Times New Roman" w:hint="eastAsia"/>
        </w:rPr>
        <w:t>整合推論速度維持</w:t>
      </w:r>
      <w:r w:rsidRPr="00652BD6">
        <w:rPr>
          <w:rFonts w:ascii="Times New Roman" w:eastAsia="標楷體" w:hAnsi="Times New Roman" w:cs="Times New Roman" w:hint="eastAsia"/>
        </w:rPr>
        <w:t xml:space="preserve"> 15 FPS </w:t>
      </w:r>
      <w:r w:rsidRPr="00652BD6">
        <w:rPr>
          <w:rFonts w:ascii="Times New Roman" w:eastAsia="標楷體" w:hAnsi="Times New Roman" w:cs="Times New Roman" w:hint="eastAsia"/>
        </w:rPr>
        <w:t>以上。</w:t>
      </w:r>
    </w:p>
    <w:p w14:paraId="180EA268" w14:textId="3B3088A6" w:rsidR="003F1C5B" w:rsidRPr="003F1C5B" w:rsidRDefault="00652BD6" w:rsidP="00EA352B">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防偽強健性：針對單樣本驗證與安全帽偵測，測試不同光照與作弊手段（如照片翻拍、手持帽）之準確率</w:t>
      </w:r>
      <w:r w:rsidR="003F1C5B" w:rsidRPr="003F1C5B">
        <w:rPr>
          <w:rFonts w:ascii="Times New Roman" w:eastAsia="標楷體" w:hAnsi="Times New Roman" w:cs="Times New Roman" w:hint="eastAsia"/>
        </w:rPr>
        <w:t>。</w:t>
      </w:r>
    </w:p>
    <w:p w14:paraId="56EDE21A" w14:textId="313EB2ED" w:rsidR="004B13A1" w:rsidRPr="00A4188A" w:rsidRDefault="00652BD6" w:rsidP="00A4188A">
      <w:pPr>
        <w:widowControl/>
        <w:numPr>
          <w:ilvl w:val="0"/>
          <w:numId w:val="8"/>
        </w:numPr>
        <w:jc w:val="both"/>
        <w:rPr>
          <w:rFonts w:ascii="Times New Roman" w:eastAsia="標楷體" w:hAnsi="Times New Roman" w:cs="Times New Roman"/>
        </w:rPr>
      </w:pPr>
      <w:r w:rsidRPr="00652BD6">
        <w:rPr>
          <w:rFonts w:ascii="Times New Roman" w:eastAsia="標楷體" w:hAnsi="Times New Roman" w:cs="Times New Roman" w:hint="eastAsia"/>
        </w:rPr>
        <w:t>系統延遲測試：測量從視覺偵測危險至實體警報觸發之端對端時間差，目標控制在</w:t>
      </w:r>
      <w:r w:rsidRPr="00652BD6">
        <w:rPr>
          <w:rFonts w:ascii="Times New Roman" w:eastAsia="標楷體" w:hAnsi="Times New Roman" w:cs="Times New Roman" w:hint="eastAsia"/>
        </w:rPr>
        <w:t xml:space="preserve"> 500ms </w:t>
      </w:r>
      <w:proofErr w:type="gramStart"/>
      <w:r w:rsidRPr="00652BD6">
        <w:rPr>
          <w:rFonts w:ascii="Times New Roman" w:eastAsia="標楷體" w:hAnsi="Times New Roman" w:cs="Times New Roman" w:hint="eastAsia"/>
        </w:rPr>
        <w:t>以內，</w:t>
      </w:r>
      <w:proofErr w:type="gramEnd"/>
      <w:r w:rsidRPr="00652BD6">
        <w:rPr>
          <w:rFonts w:ascii="Times New Roman" w:eastAsia="標楷體" w:hAnsi="Times New Roman" w:cs="Times New Roman" w:hint="eastAsia"/>
        </w:rPr>
        <w:t>確保主動防護即時性</w:t>
      </w:r>
      <w:r w:rsidR="003F1C5B" w:rsidRPr="003F1C5B">
        <w:rPr>
          <w:rFonts w:ascii="Times New Roman" w:eastAsia="標楷體" w:hAnsi="Times New Roman" w:cs="Times New Roman" w:hint="eastAsia"/>
        </w:rPr>
        <w:t>。</w:t>
      </w:r>
    </w:p>
    <w:p w14:paraId="1A70295A" w14:textId="5BEF3337" w:rsidR="00E363A1" w:rsidRPr="000527C5" w:rsidRDefault="00E363A1" w:rsidP="00E363A1">
      <w:pPr>
        <w:widowControl/>
        <w:rPr>
          <w:rFonts w:ascii="Times New Roman" w:eastAsia="標楷體" w:hAnsi="Times New Roman" w:cs="Times New Roman"/>
        </w:rPr>
      </w:pPr>
      <w:r>
        <w:rPr>
          <w:rFonts w:ascii="Times New Roman" w:eastAsia="標楷體" w:hAnsi="Times New Roman" w:cs="Times New Roman"/>
        </w:rPr>
        <w:br w:type="page"/>
      </w:r>
    </w:p>
    <w:p w14:paraId="079B3693" w14:textId="55E4DDDA" w:rsidR="00F72636" w:rsidRPr="000527C5" w:rsidRDefault="00162A8A" w:rsidP="00EA352B">
      <w:pPr>
        <w:widowControl/>
        <w:spacing w:line="360" w:lineRule="auto"/>
        <w:jc w:val="both"/>
        <w:rPr>
          <w:rFonts w:ascii="Times New Roman" w:eastAsia="標楷體" w:hAnsi="Times New Roman" w:cs="Times New Roman"/>
          <w:b/>
          <w:bCs/>
        </w:rPr>
      </w:pPr>
      <w:r>
        <w:rPr>
          <w:rFonts w:ascii="Times New Roman" w:eastAsia="標楷體" w:hAnsi="Times New Roman" w:cs="Times New Roman" w:hint="eastAsia"/>
          <w:b/>
          <w:bCs/>
        </w:rPr>
        <w:lastRenderedPageBreak/>
        <w:t>4</w:t>
      </w:r>
      <w:r w:rsidR="00A4188A">
        <w:rPr>
          <w:rFonts w:ascii="Times New Roman" w:eastAsia="標楷體" w:hAnsi="Times New Roman" w:cs="Times New Roman" w:hint="eastAsia"/>
          <w:b/>
          <w:bCs/>
        </w:rPr>
        <w:t>.7</w:t>
      </w:r>
      <w:r w:rsidR="00F0426B" w:rsidRPr="000527C5">
        <w:rPr>
          <w:rFonts w:ascii="Times New Roman" w:eastAsia="標楷體" w:hAnsi="Times New Roman" w:cs="Times New Roman" w:hint="eastAsia"/>
          <w:b/>
          <w:bCs/>
        </w:rPr>
        <w:t>本計畫預計執行步驟及執行進度如下：</w:t>
      </w:r>
      <w:r w:rsidR="00F0426B" w:rsidRPr="000527C5">
        <w:rPr>
          <w:rFonts w:ascii="Times New Roman" w:eastAsia="標楷體" w:hAnsi="Times New Roman" w:cs="Times New Roman" w:hint="eastAsia"/>
          <w:b/>
          <w:bCs/>
        </w:rPr>
        <w:t xml:space="preserve"> </w:t>
      </w:r>
    </w:p>
    <w:tbl>
      <w:tblPr>
        <w:tblStyle w:val="a8"/>
        <w:tblW w:w="8363" w:type="dxa"/>
        <w:jc w:val="center"/>
        <w:tblLook w:val="04A0" w:firstRow="1" w:lastRow="0" w:firstColumn="1" w:lastColumn="0" w:noHBand="0" w:noVBand="1"/>
      </w:tblPr>
      <w:tblGrid>
        <w:gridCol w:w="1696"/>
        <w:gridCol w:w="837"/>
        <w:gridCol w:w="833"/>
        <w:gridCol w:w="833"/>
        <w:gridCol w:w="833"/>
        <w:gridCol w:w="832"/>
        <w:gridCol w:w="833"/>
        <w:gridCol w:w="833"/>
        <w:gridCol w:w="833"/>
      </w:tblGrid>
      <w:tr w:rsidR="00F72636" w14:paraId="7F8DAB55" w14:textId="77777777" w:rsidTr="00E363A1">
        <w:trPr>
          <w:jc w:val="center"/>
        </w:trPr>
        <w:tc>
          <w:tcPr>
            <w:tcW w:w="1696" w:type="dxa"/>
            <w:tcBorders>
              <w:tl2br w:val="single" w:sz="4" w:space="0" w:color="auto"/>
            </w:tcBorders>
          </w:tcPr>
          <w:p w14:paraId="14096909" w14:textId="75A4A7BD" w:rsidR="00B63DD6" w:rsidRPr="00F72636" w:rsidRDefault="00B63DD6" w:rsidP="00B63DD6">
            <w:pPr>
              <w:widowControl/>
              <w:jc w:val="right"/>
              <w:rPr>
                <w:rFonts w:ascii="標楷體" w:eastAsia="標楷體" w:hAnsi="標楷體" w:cs="Times New Roman"/>
                <w:bCs/>
                <w:sz w:val="20"/>
                <w:szCs w:val="20"/>
              </w:rPr>
            </w:pPr>
            <w:r w:rsidRPr="00F72636">
              <w:rPr>
                <w:rFonts w:ascii="標楷體" w:eastAsia="標楷體" w:hAnsi="標楷體" w:cs="Times New Roman" w:hint="eastAsia"/>
                <w:bCs/>
                <w:sz w:val="20"/>
                <w:szCs w:val="20"/>
              </w:rPr>
              <w:t>月次</w:t>
            </w:r>
          </w:p>
          <w:p w14:paraId="3E68A002" w14:textId="6CBBFA68" w:rsidR="00B63DD6" w:rsidRPr="00F72636" w:rsidRDefault="00B63DD6" w:rsidP="00CC50DC">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工作項目</w:t>
            </w:r>
          </w:p>
        </w:tc>
        <w:tc>
          <w:tcPr>
            <w:tcW w:w="837" w:type="dxa"/>
            <w:vAlign w:val="center"/>
          </w:tcPr>
          <w:p w14:paraId="4ECF430B" w14:textId="43F6CC99"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第1月</w:t>
            </w:r>
          </w:p>
        </w:tc>
        <w:tc>
          <w:tcPr>
            <w:tcW w:w="833" w:type="dxa"/>
            <w:vAlign w:val="center"/>
          </w:tcPr>
          <w:p w14:paraId="004BE06E" w14:textId="7AB47BAF"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第2月</w:t>
            </w:r>
          </w:p>
        </w:tc>
        <w:tc>
          <w:tcPr>
            <w:tcW w:w="833" w:type="dxa"/>
            <w:vAlign w:val="center"/>
          </w:tcPr>
          <w:p w14:paraId="79ED90DB" w14:textId="6CD1BEB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3</w:t>
            </w:r>
            <w:r w:rsidRPr="00F72636">
              <w:rPr>
                <w:rFonts w:ascii="標楷體" w:eastAsia="標楷體" w:hAnsi="標楷體" w:cs="Times New Roman" w:hint="eastAsia"/>
                <w:bCs/>
                <w:sz w:val="20"/>
                <w:szCs w:val="20"/>
              </w:rPr>
              <w:t>月</w:t>
            </w:r>
          </w:p>
        </w:tc>
        <w:tc>
          <w:tcPr>
            <w:tcW w:w="833" w:type="dxa"/>
            <w:vAlign w:val="center"/>
          </w:tcPr>
          <w:p w14:paraId="29DB2AE8" w14:textId="4A383A54"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第4月</w:t>
            </w:r>
          </w:p>
        </w:tc>
        <w:tc>
          <w:tcPr>
            <w:tcW w:w="832" w:type="dxa"/>
            <w:vAlign w:val="center"/>
          </w:tcPr>
          <w:p w14:paraId="5809C632" w14:textId="2CA35DBC"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5</w:t>
            </w:r>
            <w:r w:rsidRPr="00F72636">
              <w:rPr>
                <w:rFonts w:ascii="標楷體" w:eastAsia="標楷體" w:hAnsi="標楷體" w:cs="Times New Roman" w:hint="eastAsia"/>
                <w:bCs/>
                <w:sz w:val="20"/>
                <w:szCs w:val="20"/>
              </w:rPr>
              <w:t>月</w:t>
            </w:r>
          </w:p>
        </w:tc>
        <w:tc>
          <w:tcPr>
            <w:tcW w:w="833" w:type="dxa"/>
            <w:vAlign w:val="center"/>
          </w:tcPr>
          <w:p w14:paraId="0A0543AF" w14:textId="389060BA"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6</w:t>
            </w:r>
            <w:r w:rsidRPr="00F72636">
              <w:rPr>
                <w:rFonts w:ascii="標楷體" w:eastAsia="標楷體" w:hAnsi="標楷體" w:cs="Times New Roman" w:hint="eastAsia"/>
                <w:bCs/>
                <w:sz w:val="20"/>
                <w:szCs w:val="20"/>
              </w:rPr>
              <w:t>月</w:t>
            </w:r>
          </w:p>
        </w:tc>
        <w:tc>
          <w:tcPr>
            <w:tcW w:w="833" w:type="dxa"/>
            <w:vAlign w:val="center"/>
          </w:tcPr>
          <w:p w14:paraId="07024A0C" w14:textId="40449C83"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7</w:t>
            </w:r>
            <w:r w:rsidRPr="00F72636">
              <w:rPr>
                <w:rFonts w:ascii="標楷體" w:eastAsia="標楷體" w:hAnsi="標楷體" w:cs="Times New Roman" w:hint="eastAsia"/>
                <w:bCs/>
                <w:sz w:val="20"/>
                <w:szCs w:val="20"/>
              </w:rPr>
              <w:t>月</w:t>
            </w:r>
          </w:p>
        </w:tc>
        <w:tc>
          <w:tcPr>
            <w:tcW w:w="833" w:type="dxa"/>
            <w:vAlign w:val="center"/>
          </w:tcPr>
          <w:p w14:paraId="7DDF6E0C" w14:textId="2571CF8D" w:rsidR="00B63DD6" w:rsidRPr="00F72636" w:rsidRDefault="00B63DD6" w:rsidP="00B63DD6">
            <w:pPr>
              <w:widowControl/>
              <w:jc w:val="center"/>
              <w:rPr>
                <w:rFonts w:ascii="標楷體" w:eastAsia="標楷體" w:hAnsi="標楷體" w:cs="Times New Roman"/>
                <w:bCs/>
                <w:sz w:val="20"/>
                <w:szCs w:val="20"/>
              </w:rPr>
            </w:pPr>
            <w:r w:rsidRPr="00F72636">
              <w:rPr>
                <w:rFonts w:ascii="標楷體" w:eastAsia="標楷體" w:hAnsi="標楷體" w:cs="Times New Roman" w:hint="eastAsia"/>
                <w:bCs/>
                <w:sz w:val="20"/>
                <w:szCs w:val="20"/>
              </w:rPr>
              <w:t>第</w:t>
            </w:r>
            <w:r w:rsidRPr="00F72636">
              <w:rPr>
                <w:rFonts w:ascii="標楷體" w:eastAsia="標楷體" w:hAnsi="標楷體" w:cs="Times New Roman"/>
                <w:bCs/>
                <w:sz w:val="20"/>
                <w:szCs w:val="20"/>
              </w:rPr>
              <w:t>8</w:t>
            </w:r>
            <w:r w:rsidRPr="00F72636">
              <w:rPr>
                <w:rFonts w:ascii="標楷體" w:eastAsia="標楷體" w:hAnsi="標楷體" w:cs="Times New Roman" w:hint="eastAsia"/>
                <w:bCs/>
                <w:sz w:val="20"/>
                <w:szCs w:val="20"/>
              </w:rPr>
              <w:t>月</w:t>
            </w:r>
          </w:p>
        </w:tc>
      </w:tr>
      <w:tr w:rsidR="00F72636" w14:paraId="42115F31" w14:textId="77777777" w:rsidTr="00E363A1">
        <w:trPr>
          <w:jc w:val="center"/>
        </w:trPr>
        <w:tc>
          <w:tcPr>
            <w:tcW w:w="1696" w:type="dxa"/>
          </w:tcPr>
          <w:p w14:paraId="78F2C826" w14:textId="28D5A2C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cs="Times New Roman" w:hint="eastAsia"/>
                <w:bCs/>
                <w:sz w:val="20"/>
                <w:szCs w:val="20"/>
              </w:rPr>
              <w:t>文獻探討與硬體環境架設</w:t>
            </w:r>
          </w:p>
        </w:tc>
        <w:tc>
          <w:tcPr>
            <w:tcW w:w="837" w:type="dxa"/>
            <w:shd w:val="clear" w:color="auto" w:fill="595959" w:themeFill="text1" w:themeFillTint="A6"/>
          </w:tcPr>
          <w:p w14:paraId="14F545C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082B36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128E3D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B960C9"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AC2C2E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CBC077C"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4780BA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C638C7C" w14:textId="77777777" w:rsidR="00B63DD6" w:rsidRPr="00F72636" w:rsidRDefault="00B63DD6" w:rsidP="00CC50DC">
            <w:pPr>
              <w:widowControl/>
              <w:rPr>
                <w:rFonts w:ascii="標楷體" w:eastAsia="標楷體" w:hAnsi="標楷體" w:cs="Times New Roman"/>
                <w:bCs/>
                <w:sz w:val="20"/>
                <w:szCs w:val="20"/>
              </w:rPr>
            </w:pPr>
          </w:p>
        </w:tc>
      </w:tr>
      <w:tr w:rsidR="00F72636" w14:paraId="6943ED09" w14:textId="77777777" w:rsidTr="00E363A1">
        <w:trPr>
          <w:jc w:val="center"/>
        </w:trPr>
        <w:tc>
          <w:tcPr>
            <w:tcW w:w="1696" w:type="dxa"/>
          </w:tcPr>
          <w:p w14:paraId="2F7DB53E" w14:textId="19573C0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身分驗證模組開發</w:t>
            </w:r>
          </w:p>
        </w:tc>
        <w:tc>
          <w:tcPr>
            <w:tcW w:w="837" w:type="dxa"/>
            <w:shd w:val="clear" w:color="auto" w:fill="595959" w:themeFill="text1" w:themeFillTint="A6"/>
          </w:tcPr>
          <w:p w14:paraId="049EC83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A73C4C3"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650646D"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5297F8A"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40EB81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3B8EDA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881C1F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4FBC1BB" w14:textId="77777777" w:rsidR="00B63DD6" w:rsidRPr="00F72636" w:rsidRDefault="00B63DD6" w:rsidP="00CC50DC">
            <w:pPr>
              <w:widowControl/>
              <w:rPr>
                <w:rFonts w:ascii="標楷體" w:eastAsia="標楷體" w:hAnsi="標楷體" w:cs="Times New Roman"/>
                <w:bCs/>
                <w:sz w:val="20"/>
                <w:szCs w:val="20"/>
              </w:rPr>
            </w:pPr>
          </w:p>
        </w:tc>
      </w:tr>
      <w:tr w:rsidR="00F72636" w14:paraId="65C3197E" w14:textId="77777777" w:rsidTr="00E363A1">
        <w:trPr>
          <w:jc w:val="center"/>
        </w:trPr>
        <w:tc>
          <w:tcPr>
            <w:tcW w:w="1696" w:type="dxa"/>
          </w:tcPr>
          <w:p w14:paraId="6DE964C2" w14:textId="52E7E3F5"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安全帽防偽偵測模型訓練</w:t>
            </w:r>
          </w:p>
        </w:tc>
        <w:tc>
          <w:tcPr>
            <w:tcW w:w="837" w:type="dxa"/>
          </w:tcPr>
          <w:p w14:paraId="2DCB554C"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C9410F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75B8ABB"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DE5E7FF"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58020717"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0D6D4F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B42EB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771046A" w14:textId="77777777" w:rsidR="00B63DD6" w:rsidRPr="00F72636" w:rsidRDefault="00B63DD6" w:rsidP="00CC50DC">
            <w:pPr>
              <w:widowControl/>
              <w:rPr>
                <w:rFonts w:ascii="標楷體" w:eastAsia="標楷體" w:hAnsi="標楷體" w:cs="Times New Roman"/>
                <w:bCs/>
                <w:sz w:val="20"/>
                <w:szCs w:val="20"/>
              </w:rPr>
            </w:pPr>
          </w:p>
        </w:tc>
      </w:tr>
      <w:tr w:rsidR="00F72636" w14:paraId="00474F36" w14:textId="77777777" w:rsidTr="00E363A1">
        <w:trPr>
          <w:jc w:val="center"/>
        </w:trPr>
        <w:tc>
          <w:tcPr>
            <w:tcW w:w="1696" w:type="dxa"/>
          </w:tcPr>
          <w:p w14:paraId="08B5DF74" w14:textId="31CDA5E3"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多工視覺融合架構實作</w:t>
            </w:r>
          </w:p>
        </w:tc>
        <w:tc>
          <w:tcPr>
            <w:tcW w:w="837" w:type="dxa"/>
          </w:tcPr>
          <w:p w14:paraId="444A0F1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832277E"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721FED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E395CF0"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19AF21D5"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EB19628"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DDA7C1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1D62B49" w14:textId="77777777" w:rsidR="00B63DD6" w:rsidRPr="00F72636" w:rsidRDefault="00B63DD6" w:rsidP="00CC50DC">
            <w:pPr>
              <w:widowControl/>
              <w:rPr>
                <w:rFonts w:ascii="標楷體" w:eastAsia="標楷體" w:hAnsi="標楷體" w:cs="Times New Roman"/>
                <w:bCs/>
                <w:sz w:val="20"/>
                <w:szCs w:val="20"/>
              </w:rPr>
            </w:pPr>
          </w:p>
        </w:tc>
      </w:tr>
      <w:tr w:rsidR="00F72636" w14:paraId="5E9A796C" w14:textId="77777777" w:rsidTr="00E363A1">
        <w:trPr>
          <w:jc w:val="center"/>
        </w:trPr>
        <w:tc>
          <w:tcPr>
            <w:tcW w:w="1696" w:type="dxa"/>
          </w:tcPr>
          <w:p w14:paraId="4AB68D3A" w14:textId="62EFB85F"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虛實整合控制介面開發</w:t>
            </w:r>
          </w:p>
        </w:tc>
        <w:tc>
          <w:tcPr>
            <w:tcW w:w="837" w:type="dxa"/>
          </w:tcPr>
          <w:p w14:paraId="5854D64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49ACE2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67A233"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AC643D7"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7325434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7791FEA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6E28D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C6CA248" w14:textId="77777777" w:rsidR="00B63DD6" w:rsidRPr="00F72636" w:rsidRDefault="00B63DD6" w:rsidP="00CC50DC">
            <w:pPr>
              <w:widowControl/>
              <w:rPr>
                <w:rFonts w:ascii="標楷體" w:eastAsia="標楷體" w:hAnsi="標楷體" w:cs="Times New Roman"/>
                <w:bCs/>
                <w:sz w:val="20"/>
                <w:szCs w:val="20"/>
              </w:rPr>
            </w:pPr>
          </w:p>
        </w:tc>
      </w:tr>
      <w:tr w:rsidR="00F72636" w14:paraId="10C5D00E" w14:textId="77777777" w:rsidTr="00E363A1">
        <w:trPr>
          <w:jc w:val="center"/>
        </w:trPr>
        <w:tc>
          <w:tcPr>
            <w:tcW w:w="1696" w:type="dxa"/>
          </w:tcPr>
          <w:p w14:paraId="67311932" w14:textId="187E5038"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主動介入策略與安全機制測試</w:t>
            </w:r>
          </w:p>
        </w:tc>
        <w:tc>
          <w:tcPr>
            <w:tcW w:w="837" w:type="dxa"/>
          </w:tcPr>
          <w:p w14:paraId="61A081C2"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59ECD36"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1833736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08DDECCA" w14:textId="77777777" w:rsidR="00B63DD6" w:rsidRPr="00F72636" w:rsidRDefault="00B63DD6" w:rsidP="00CC50DC">
            <w:pPr>
              <w:widowControl/>
              <w:rPr>
                <w:rFonts w:ascii="標楷體" w:eastAsia="標楷體" w:hAnsi="標楷體" w:cs="Times New Roman"/>
                <w:bCs/>
                <w:sz w:val="20"/>
                <w:szCs w:val="20"/>
              </w:rPr>
            </w:pPr>
          </w:p>
        </w:tc>
        <w:tc>
          <w:tcPr>
            <w:tcW w:w="832" w:type="dxa"/>
            <w:shd w:val="clear" w:color="auto" w:fill="595959" w:themeFill="text1" w:themeFillTint="A6"/>
          </w:tcPr>
          <w:p w14:paraId="44D1BCBA"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D42000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807682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3F328930" w14:textId="77777777" w:rsidR="00B63DD6" w:rsidRPr="00F72636" w:rsidRDefault="00B63DD6" w:rsidP="00CC50DC">
            <w:pPr>
              <w:widowControl/>
              <w:rPr>
                <w:rFonts w:ascii="標楷體" w:eastAsia="標楷體" w:hAnsi="標楷體" w:cs="Times New Roman"/>
                <w:bCs/>
                <w:sz w:val="20"/>
                <w:szCs w:val="20"/>
              </w:rPr>
            </w:pPr>
          </w:p>
        </w:tc>
      </w:tr>
      <w:tr w:rsidR="00F72636" w14:paraId="780711F0" w14:textId="77777777" w:rsidTr="00E363A1">
        <w:trPr>
          <w:jc w:val="center"/>
        </w:trPr>
        <w:tc>
          <w:tcPr>
            <w:tcW w:w="1696" w:type="dxa"/>
          </w:tcPr>
          <w:p w14:paraId="0FCB65DB" w14:textId="1154E09C" w:rsidR="00B63DD6" w:rsidRPr="00F72636" w:rsidRDefault="00F72636" w:rsidP="00F72636">
            <w:pPr>
              <w:widowControl/>
              <w:rPr>
                <w:rFonts w:ascii="標楷體" w:eastAsia="標楷體" w:hAnsi="標楷體" w:cs="Times New Roman"/>
                <w:bCs/>
                <w:sz w:val="20"/>
                <w:szCs w:val="20"/>
              </w:rPr>
            </w:pPr>
            <w:r w:rsidRPr="00F72636">
              <w:rPr>
                <w:rFonts w:ascii="標楷體" w:eastAsia="標楷體" w:hAnsi="標楷體"/>
                <w:sz w:val="20"/>
                <w:szCs w:val="20"/>
              </w:rPr>
              <w:t>系統整合效能評估與優化</w:t>
            </w:r>
          </w:p>
        </w:tc>
        <w:tc>
          <w:tcPr>
            <w:tcW w:w="837" w:type="dxa"/>
          </w:tcPr>
          <w:p w14:paraId="090F41F4"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61D461"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291D638F"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67812204" w14:textId="77777777" w:rsidR="00B63DD6" w:rsidRPr="00F72636" w:rsidRDefault="00B63DD6" w:rsidP="00CC50DC">
            <w:pPr>
              <w:widowControl/>
              <w:rPr>
                <w:rFonts w:ascii="標楷體" w:eastAsia="標楷體" w:hAnsi="標楷體" w:cs="Times New Roman"/>
                <w:bCs/>
                <w:sz w:val="20"/>
                <w:szCs w:val="20"/>
              </w:rPr>
            </w:pPr>
          </w:p>
        </w:tc>
        <w:tc>
          <w:tcPr>
            <w:tcW w:w="832" w:type="dxa"/>
          </w:tcPr>
          <w:p w14:paraId="6002CEB7"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66C12575" w14:textId="77777777" w:rsidR="00B63DD6" w:rsidRPr="00F72636" w:rsidRDefault="00B63DD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1AC6F7B0" w14:textId="77777777" w:rsidR="00B63DD6" w:rsidRPr="00F72636" w:rsidRDefault="00B63DD6" w:rsidP="00CC50DC">
            <w:pPr>
              <w:widowControl/>
              <w:rPr>
                <w:rFonts w:ascii="標楷體" w:eastAsia="標楷體" w:hAnsi="標楷體" w:cs="Times New Roman"/>
                <w:bCs/>
                <w:sz w:val="20"/>
                <w:szCs w:val="20"/>
              </w:rPr>
            </w:pPr>
          </w:p>
        </w:tc>
        <w:tc>
          <w:tcPr>
            <w:tcW w:w="833" w:type="dxa"/>
          </w:tcPr>
          <w:p w14:paraId="5E18C9EB" w14:textId="77777777" w:rsidR="00B63DD6" w:rsidRPr="00F72636" w:rsidRDefault="00B63DD6" w:rsidP="00CC50DC">
            <w:pPr>
              <w:widowControl/>
              <w:rPr>
                <w:rFonts w:ascii="標楷體" w:eastAsia="標楷體" w:hAnsi="標楷體" w:cs="Times New Roman"/>
                <w:bCs/>
                <w:sz w:val="20"/>
                <w:szCs w:val="20"/>
              </w:rPr>
            </w:pPr>
          </w:p>
        </w:tc>
      </w:tr>
      <w:tr w:rsidR="00F72636" w14:paraId="2FFE884B" w14:textId="77777777" w:rsidTr="00E363A1">
        <w:trPr>
          <w:jc w:val="center"/>
        </w:trPr>
        <w:tc>
          <w:tcPr>
            <w:tcW w:w="1696" w:type="dxa"/>
          </w:tcPr>
          <w:p w14:paraId="7E2F303D" w14:textId="2DB7DDCB" w:rsidR="00F72636" w:rsidRPr="00F72636" w:rsidRDefault="00F72636" w:rsidP="00F72636">
            <w:pPr>
              <w:widowControl/>
              <w:rPr>
                <w:rFonts w:ascii="標楷體" w:eastAsia="標楷體" w:hAnsi="標楷體"/>
                <w:sz w:val="20"/>
                <w:szCs w:val="20"/>
              </w:rPr>
            </w:pPr>
            <w:r w:rsidRPr="00F72636">
              <w:rPr>
                <w:rFonts w:ascii="標楷體" w:eastAsia="標楷體" w:hAnsi="標楷體"/>
                <w:sz w:val="20"/>
                <w:szCs w:val="20"/>
              </w:rPr>
              <w:t>成果整理與報告撰寫</w:t>
            </w:r>
          </w:p>
        </w:tc>
        <w:tc>
          <w:tcPr>
            <w:tcW w:w="837" w:type="dxa"/>
          </w:tcPr>
          <w:p w14:paraId="735A7D35"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71824D91"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2EE6A27F"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60F4AE7D" w14:textId="77777777" w:rsidR="00F72636" w:rsidRPr="00F72636" w:rsidRDefault="00F72636" w:rsidP="00CC50DC">
            <w:pPr>
              <w:widowControl/>
              <w:rPr>
                <w:rFonts w:ascii="標楷體" w:eastAsia="標楷體" w:hAnsi="標楷體" w:cs="Times New Roman"/>
                <w:bCs/>
                <w:sz w:val="20"/>
                <w:szCs w:val="20"/>
              </w:rPr>
            </w:pPr>
          </w:p>
        </w:tc>
        <w:tc>
          <w:tcPr>
            <w:tcW w:w="832" w:type="dxa"/>
          </w:tcPr>
          <w:p w14:paraId="25D6CEC6"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3CC741D8" w14:textId="77777777" w:rsidR="00F72636" w:rsidRPr="00F72636" w:rsidRDefault="00F72636" w:rsidP="00CC50DC">
            <w:pPr>
              <w:widowControl/>
              <w:rPr>
                <w:rFonts w:ascii="標楷體" w:eastAsia="標楷體" w:hAnsi="標楷體" w:cs="Times New Roman"/>
                <w:bCs/>
                <w:sz w:val="20"/>
                <w:szCs w:val="20"/>
              </w:rPr>
            </w:pPr>
          </w:p>
        </w:tc>
        <w:tc>
          <w:tcPr>
            <w:tcW w:w="833" w:type="dxa"/>
          </w:tcPr>
          <w:p w14:paraId="4335D2FC" w14:textId="77777777" w:rsidR="00F72636" w:rsidRPr="00F72636" w:rsidRDefault="00F72636" w:rsidP="00CC50DC">
            <w:pPr>
              <w:widowControl/>
              <w:rPr>
                <w:rFonts w:ascii="標楷體" w:eastAsia="標楷體" w:hAnsi="標楷體" w:cs="Times New Roman"/>
                <w:bCs/>
                <w:sz w:val="20"/>
                <w:szCs w:val="20"/>
              </w:rPr>
            </w:pPr>
          </w:p>
        </w:tc>
        <w:tc>
          <w:tcPr>
            <w:tcW w:w="833" w:type="dxa"/>
            <w:shd w:val="clear" w:color="auto" w:fill="595959" w:themeFill="text1" w:themeFillTint="A6"/>
          </w:tcPr>
          <w:p w14:paraId="02EBED62" w14:textId="77777777" w:rsidR="00F72636" w:rsidRPr="00F72636" w:rsidRDefault="00F72636" w:rsidP="00CC50DC">
            <w:pPr>
              <w:widowControl/>
              <w:rPr>
                <w:rFonts w:ascii="標楷體" w:eastAsia="標楷體" w:hAnsi="標楷體" w:cs="Times New Roman"/>
                <w:bCs/>
                <w:sz w:val="20"/>
                <w:szCs w:val="20"/>
              </w:rPr>
            </w:pPr>
          </w:p>
        </w:tc>
      </w:tr>
    </w:tbl>
    <w:p w14:paraId="50F1FAEE" w14:textId="77777777" w:rsidR="00A4188A" w:rsidRPr="00CC50DC" w:rsidRDefault="00A4188A" w:rsidP="00CC50DC">
      <w:pPr>
        <w:widowControl/>
        <w:rPr>
          <w:rFonts w:ascii="Times New Roman" w:eastAsia="標楷體" w:hAnsi="Times New Roman" w:cs="Times New Roman"/>
        </w:rPr>
      </w:pPr>
    </w:p>
    <w:p w14:paraId="169C9529" w14:textId="61BEF49C" w:rsidR="00CC50DC" w:rsidRPr="000E1A99" w:rsidRDefault="00CC50DC" w:rsidP="00EA352B">
      <w:pPr>
        <w:widowControl/>
        <w:jc w:val="both"/>
        <w:rPr>
          <w:rFonts w:ascii="Times New Roman" w:eastAsia="標楷體" w:hAnsi="Times New Roman" w:cs="Times New Roman"/>
          <w:b/>
          <w:bCs/>
          <w:sz w:val="28"/>
          <w:szCs w:val="28"/>
        </w:rPr>
      </w:pPr>
      <w:r w:rsidRPr="000E1A99">
        <w:rPr>
          <w:rFonts w:ascii="Times New Roman" w:eastAsia="標楷體" w:hAnsi="Times New Roman" w:cs="Times New Roman" w:hint="eastAsia"/>
          <w:b/>
          <w:bCs/>
          <w:sz w:val="28"/>
          <w:szCs w:val="28"/>
        </w:rPr>
        <w:t>（五）預期成果</w:t>
      </w:r>
    </w:p>
    <w:p w14:paraId="198E9654" w14:textId="49452F57"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建置基於多工視覺融合之主動式安全防護系統：成功整合</w:t>
      </w:r>
      <w:r w:rsidR="00B23D16">
        <w:rPr>
          <w:rFonts w:ascii="Times New Roman" w:eastAsia="標楷體" w:hAnsi="Times New Roman" w:cs="Times New Roman" w:hint="eastAsia"/>
        </w:rPr>
        <w:t>YOLOv8-Pose</w:t>
      </w:r>
      <w:r w:rsidRPr="00B37926">
        <w:rPr>
          <w:rFonts w:ascii="Times New Roman" w:eastAsia="標楷體" w:hAnsi="Times New Roman" w:cs="Times New Roman" w:hint="eastAsia"/>
        </w:rPr>
        <w:t>與</w:t>
      </w:r>
      <w:r w:rsidR="00B23D16">
        <w:rPr>
          <w:rFonts w:ascii="Times New Roman" w:eastAsia="標楷體" w:hAnsi="Times New Roman" w:cs="Times New Roman" w:hint="eastAsia"/>
        </w:rPr>
        <w:t>MediaPipe Face Mesh</w:t>
      </w:r>
      <w:r w:rsidRPr="00B37926">
        <w:rPr>
          <w:rFonts w:ascii="Times New Roman" w:eastAsia="標楷體" w:hAnsi="Times New Roman" w:cs="Times New Roman" w:hint="eastAsia"/>
        </w:rPr>
        <w:t>模型，實現對駕駛人「身分、裝備、行為」的全方位監控，並能於邊緣運算裝置上穩定運行。</w:t>
      </w:r>
    </w:p>
    <w:p w14:paraId="4A00C942" w14:textId="7CED8CE8"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實現高精度的單樣本身分驗證機制：在無需大量訓練數據的情況下，透過</w:t>
      </w:r>
      <w:r w:rsidR="00B23D16">
        <w:rPr>
          <w:rFonts w:ascii="Times New Roman" w:eastAsia="標楷體" w:hAnsi="Times New Roman" w:cs="Times New Roman" w:hint="eastAsia"/>
        </w:rPr>
        <w:t>ResNet-34</w:t>
      </w:r>
      <w:r w:rsidRPr="00B37926">
        <w:rPr>
          <w:rFonts w:ascii="Times New Roman" w:eastAsia="標楷體" w:hAnsi="Times New Roman" w:cs="Times New Roman" w:hint="eastAsia"/>
        </w:rPr>
        <w:t>特徵提取，預期在實測中達到</w:t>
      </w:r>
      <w:r w:rsidRPr="00B37926">
        <w:rPr>
          <w:rFonts w:ascii="Times New Roman" w:eastAsia="標楷體" w:hAnsi="Times New Roman" w:cs="Times New Roman" w:hint="eastAsia"/>
        </w:rPr>
        <w:t xml:space="preserve"> 90% </w:t>
      </w:r>
      <w:r w:rsidRPr="00B37926">
        <w:rPr>
          <w:rFonts w:ascii="Times New Roman" w:eastAsia="標楷體" w:hAnsi="Times New Roman" w:cs="Times New Roman" w:hint="eastAsia"/>
        </w:rPr>
        <w:t>以上的身分驗證準確率，有效杜絕帳號盜用。</w:t>
      </w:r>
    </w:p>
    <w:p w14:paraId="07C1BAF7" w14:textId="474011AC"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開發抗欺騙之動態</w:t>
      </w:r>
      <w:r w:rsidRPr="00B37926">
        <w:rPr>
          <w:rFonts w:ascii="Times New Roman" w:eastAsia="標楷體" w:hAnsi="Times New Roman" w:cs="Times New Roman" w:hint="eastAsia"/>
        </w:rPr>
        <w:t xml:space="preserve"> ROI </w:t>
      </w:r>
      <w:r w:rsidRPr="00B37926">
        <w:rPr>
          <w:rFonts w:ascii="Times New Roman" w:eastAsia="標楷體" w:hAnsi="Times New Roman" w:cs="Times New Roman" w:hint="eastAsia"/>
        </w:rPr>
        <w:t>安全帽偵測技術：透過</w:t>
      </w:r>
      <w:r w:rsidR="00B23D16">
        <w:rPr>
          <w:rFonts w:ascii="Times New Roman" w:eastAsia="標楷體" w:hAnsi="Times New Roman" w:cs="Times New Roman" w:hint="eastAsia"/>
        </w:rPr>
        <w:t>MediaPipe</w:t>
      </w:r>
      <w:r w:rsidRPr="00B37926">
        <w:rPr>
          <w:rFonts w:ascii="Times New Roman" w:eastAsia="標楷體" w:hAnsi="Times New Roman" w:cs="Times New Roman" w:hint="eastAsia"/>
        </w:rPr>
        <w:t>定位與</w:t>
      </w:r>
      <w:r w:rsidR="00B23D16">
        <w:rPr>
          <w:rFonts w:ascii="Times New Roman" w:eastAsia="標楷體" w:hAnsi="Times New Roman" w:cs="Times New Roman" w:hint="eastAsia"/>
        </w:rPr>
        <w:t>MobileNetV2</w:t>
      </w:r>
      <w:r w:rsidRPr="00B37926">
        <w:rPr>
          <w:rFonts w:ascii="Times New Roman" w:eastAsia="標楷體" w:hAnsi="Times New Roman" w:cs="Times New Roman" w:hint="eastAsia"/>
        </w:rPr>
        <w:t>材質分析，有效區分真實配</w:t>
      </w:r>
      <w:proofErr w:type="gramStart"/>
      <w:r w:rsidRPr="00B37926">
        <w:rPr>
          <w:rFonts w:ascii="Times New Roman" w:eastAsia="標楷體" w:hAnsi="Times New Roman" w:cs="Times New Roman" w:hint="eastAsia"/>
        </w:rPr>
        <w:t>戴與假扣</w:t>
      </w:r>
      <w:proofErr w:type="gramEnd"/>
      <w:r w:rsidRPr="00B37926">
        <w:rPr>
          <w:rFonts w:ascii="Times New Roman" w:eastAsia="標楷體" w:hAnsi="Times New Roman" w:cs="Times New Roman" w:hint="eastAsia"/>
        </w:rPr>
        <w:t>環</w:t>
      </w:r>
      <w:r w:rsidRPr="00B37926">
        <w:rPr>
          <w:rFonts w:ascii="Times New Roman" w:eastAsia="標楷體" w:hAnsi="Times New Roman" w:cs="Times New Roman" w:hint="eastAsia"/>
        </w:rPr>
        <w:t>/</w:t>
      </w:r>
      <w:r w:rsidRPr="00B37926">
        <w:rPr>
          <w:rFonts w:ascii="Times New Roman" w:eastAsia="標楷體" w:hAnsi="Times New Roman" w:cs="Times New Roman" w:hint="eastAsia"/>
        </w:rPr>
        <w:t>手持作弊，預期在實測中達到</w:t>
      </w:r>
      <w:r w:rsidR="00B23D16">
        <w:rPr>
          <w:rFonts w:ascii="Times New Roman" w:eastAsia="標楷體" w:hAnsi="Times New Roman" w:cs="Times New Roman" w:hint="eastAsia"/>
        </w:rPr>
        <w:t>90%</w:t>
      </w:r>
      <w:r w:rsidRPr="00B37926">
        <w:rPr>
          <w:rFonts w:ascii="Times New Roman" w:eastAsia="標楷體" w:hAnsi="Times New Roman" w:cs="Times New Roman" w:hint="eastAsia"/>
        </w:rPr>
        <w:t>以上的驗證準確率。</w:t>
      </w:r>
    </w:p>
    <w:p w14:paraId="3ACC622E" w14:textId="04C347BE" w:rsidR="00B37926"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具備多重違規行為之即時辨識能力：利用多工視覺融合技術，針對行駛中的高風險違規（如滑手機、抽菸）與疲勞狀態進行分類，預期行為辨識準確率可達</w:t>
      </w:r>
      <w:r w:rsidR="00B23D16">
        <w:rPr>
          <w:rFonts w:ascii="Times New Roman" w:eastAsia="標楷體" w:hAnsi="Times New Roman" w:cs="Times New Roman" w:hint="eastAsia"/>
        </w:rPr>
        <w:t>85%</w:t>
      </w:r>
      <w:r w:rsidRPr="00B37926">
        <w:rPr>
          <w:rFonts w:ascii="Times New Roman" w:eastAsia="標楷體" w:hAnsi="Times New Roman" w:cs="Times New Roman" w:hint="eastAsia"/>
        </w:rPr>
        <w:t>以上，並能正確執行分級處置邏輯。</w:t>
      </w:r>
    </w:p>
    <w:p w14:paraId="362E3420" w14:textId="442BA273" w:rsidR="00D34487" w:rsidRDefault="00B37926" w:rsidP="00EA352B">
      <w:pPr>
        <w:pStyle w:val="a3"/>
        <w:widowControl/>
        <w:numPr>
          <w:ilvl w:val="0"/>
          <w:numId w:val="10"/>
        </w:numPr>
        <w:ind w:leftChars="0"/>
        <w:jc w:val="both"/>
        <w:rPr>
          <w:rFonts w:ascii="Times New Roman" w:eastAsia="標楷體" w:hAnsi="Times New Roman" w:cs="Times New Roman"/>
        </w:rPr>
      </w:pPr>
      <w:r w:rsidRPr="00B37926">
        <w:rPr>
          <w:rFonts w:ascii="Times New Roman" w:eastAsia="標楷體" w:hAnsi="Times New Roman" w:cs="Times New Roman" w:hint="eastAsia"/>
        </w:rPr>
        <w:t>建立虛實同步之分級主動介入機制：完成軟硬體整合，驗證當偵測到危險時，能同步觸發</w:t>
      </w:r>
      <w:r w:rsidR="00B23D16">
        <w:rPr>
          <w:rFonts w:ascii="Times New Roman" w:eastAsia="標楷體" w:hAnsi="Times New Roman" w:cs="Times New Roman" w:hint="eastAsia"/>
        </w:rPr>
        <w:t>Arduino</w:t>
      </w:r>
      <w:r w:rsidRPr="00B37926">
        <w:rPr>
          <w:rFonts w:ascii="Times New Roman" w:eastAsia="標楷體" w:hAnsi="Times New Roman" w:cs="Times New Roman" w:hint="eastAsia"/>
        </w:rPr>
        <w:t>實體聲光警示並改變</w:t>
      </w:r>
      <w:r w:rsidR="00B23D16">
        <w:rPr>
          <w:rFonts w:ascii="Times New Roman" w:eastAsia="標楷體" w:hAnsi="Times New Roman" w:cs="Times New Roman" w:hint="eastAsia"/>
        </w:rPr>
        <w:t>PyQt5</w:t>
      </w:r>
      <w:r w:rsidRPr="00B37926">
        <w:rPr>
          <w:rFonts w:ascii="Times New Roman" w:eastAsia="標楷體" w:hAnsi="Times New Roman" w:cs="Times New Roman" w:hint="eastAsia"/>
        </w:rPr>
        <w:t>儀表板狀態（如鎖定啟動或強制降速），系統虛實訊號同步延遲控制在</w:t>
      </w:r>
      <w:r w:rsidR="00B23D16">
        <w:rPr>
          <w:rFonts w:ascii="Times New Roman" w:eastAsia="標楷體" w:hAnsi="Times New Roman" w:cs="Times New Roman" w:hint="eastAsia"/>
        </w:rPr>
        <w:t>500ms</w:t>
      </w:r>
      <w:r w:rsidRPr="00B37926">
        <w:rPr>
          <w:rFonts w:ascii="Times New Roman" w:eastAsia="標楷體" w:hAnsi="Times New Roman" w:cs="Times New Roman" w:hint="eastAsia"/>
        </w:rPr>
        <w:t>以內。</w:t>
      </w:r>
    </w:p>
    <w:p w14:paraId="5903EE91" w14:textId="77777777" w:rsidR="00CE5F50" w:rsidRPr="00B37926" w:rsidRDefault="00CE5F50" w:rsidP="00EA352B">
      <w:pPr>
        <w:pStyle w:val="a3"/>
        <w:widowControl/>
        <w:ind w:leftChars="0"/>
        <w:jc w:val="both"/>
        <w:rPr>
          <w:rFonts w:ascii="Times New Roman" w:eastAsia="標楷體" w:hAnsi="Times New Roman" w:cs="Times New Roman"/>
        </w:rPr>
      </w:pPr>
    </w:p>
    <w:p w14:paraId="3B9B64BC" w14:textId="312132F3" w:rsidR="00FD3E8A" w:rsidRPr="00CE5F50" w:rsidRDefault="006A3BE6" w:rsidP="00EA352B">
      <w:pPr>
        <w:widowControl/>
        <w:jc w:val="both"/>
        <w:rPr>
          <w:rFonts w:eastAsia="標楷體"/>
          <w:b/>
          <w:bCs/>
          <w:sz w:val="28"/>
          <w:szCs w:val="28"/>
        </w:rPr>
      </w:pPr>
      <w:r w:rsidRPr="00CE5F50">
        <w:rPr>
          <w:rFonts w:ascii="Times New Roman" w:eastAsia="標楷體" w:hAnsi="Times New Roman" w:cs="Times New Roman" w:hint="eastAsia"/>
          <w:b/>
          <w:bCs/>
          <w:sz w:val="28"/>
          <w:szCs w:val="28"/>
        </w:rPr>
        <w:lastRenderedPageBreak/>
        <w:t>（六）</w:t>
      </w:r>
      <w:r w:rsidR="00FD3E8A" w:rsidRPr="00CE5F50">
        <w:rPr>
          <w:rFonts w:eastAsia="標楷體"/>
          <w:b/>
          <w:bCs/>
          <w:sz w:val="28"/>
          <w:szCs w:val="28"/>
        </w:rPr>
        <w:t>需要指導教授指導內容</w:t>
      </w:r>
    </w:p>
    <w:p w14:paraId="4C5F227F" w14:textId="0ACA8054" w:rsidR="00B958AA" w:rsidRDefault="00B958AA" w:rsidP="00EA352B">
      <w:pPr>
        <w:widowControl/>
        <w:jc w:val="both"/>
        <w:rPr>
          <w:rFonts w:ascii="Times New Roman" w:eastAsia="標楷體" w:hAnsi="Times New Roman" w:cs="Times New Roman"/>
        </w:rPr>
      </w:pPr>
      <w:r>
        <w:rPr>
          <w:rFonts w:ascii="Times New Roman" w:eastAsia="標楷體" w:hAnsi="Times New Roman" w:cs="Times New Roman" w:hint="eastAsia"/>
        </w:rPr>
        <w:t xml:space="preserve">　　</w:t>
      </w:r>
      <w:r w:rsidRPr="00B958AA">
        <w:rPr>
          <w:rFonts w:ascii="Times New Roman" w:eastAsia="標楷體" w:hAnsi="Times New Roman" w:cs="Times New Roman" w:hint="eastAsia"/>
        </w:rPr>
        <w:t>本計畫誠摯希望能請教授針對</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模型輕量化部署與主動介入之安全機制給予指導。在運算效能方面，鑒於系統需同時運行多個視覺模型，期能學習模型量化或蒸餾技術以利移植至嵌入式裝置，並透過數據增強或生成式</w:t>
      </w:r>
      <w:r w:rsidR="009D3CA6">
        <w:rPr>
          <w:rFonts w:ascii="Times New Roman" w:eastAsia="標楷體" w:hAnsi="Times New Roman" w:cs="Times New Roman" w:hint="eastAsia"/>
        </w:rPr>
        <w:t>AI</w:t>
      </w:r>
      <w:r w:rsidRPr="00B958AA">
        <w:rPr>
          <w:rFonts w:ascii="Times New Roman" w:eastAsia="標楷體" w:hAnsi="Times New Roman" w:cs="Times New Roman" w:hint="eastAsia"/>
        </w:rPr>
        <w:t>解決安全帽偵測樣本不足的問題；在系統安全方面，則希望能諮詢關於強制降速機制的機械控制邏輯與電路保護設計，探討如何建立緩衝機制以平衡駕駛操作權，避免因系統誤判或瞬間動力喪失而引發行車危險。</w:t>
      </w:r>
    </w:p>
    <w:p w14:paraId="15A9C7D2" w14:textId="77777777" w:rsidR="009D3CA6" w:rsidRDefault="009D3CA6" w:rsidP="00EA352B">
      <w:pPr>
        <w:widowControl/>
        <w:jc w:val="both"/>
        <w:rPr>
          <w:rFonts w:ascii="Times New Roman" w:eastAsia="標楷體" w:hAnsi="Times New Roman" w:cs="Times New Roman"/>
        </w:rPr>
      </w:pPr>
    </w:p>
    <w:p w14:paraId="4BF29D2A" w14:textId="65D23599" w:rsidR="009B175A" w:rsidRPr="006406C2" w:rsidRDefault="006A3BE6" w:rsidP="00EA352B">
      <w:pPr>
        <w:widowControl/>
        <w:jc w:val="both"/>
        <w:rPr>
          <w:rFonts w:ascii="Times New Roman" w:eastAsia="標楷體" w:hAnsi="Times New Roman" w:cs="Times New Roman"/>
          <w:b/>
          <w:sz w:val="28"/>
          <w:szCs w:val="28"/>
        </w:rPr>
      </w:pPr>
      <w:r w:rsidRPr="006406C2">
        <w:rPr>
          <w:rFonts w:ascii="Times New Roman" w:eastAsia="標楷體" w:hAnsi="Times New Roman" w:cs="Times New Roman" w:hint="eastAsia"/>
          <w:b/>
          <w:sz w:val="28"/>
          <w:szCs w:val="28"/>
        </w:rPr>
        <w:t>（七）</w:t>
      </w:r>
      <w:r w:rsidR="009B175A" w:rsidRPr="006406C2">
        <w:rPr>
          <w:rFonts w:ascii="Times New Roman" w:eastAsia="標楷體" w:hAnsi="Times New Roman" w:cs="Times New Roman" w:hint="eastAsia"/>
          <w:b/>
          <w:sz w:val="28"/>
          <w:szCs w:val="28"/>
        </w:rPr>
        <w:t>參考文獻</w:t>
      </w:r>
    </w:p>
    <w:p w14:paraId="4B07FE9A" w14:textId="3E3D809F"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p>
    <w:p w14:paraId="0CBF3882" w14:textId="73E2D031" w:rsidR="00E363A1" w:rsidRPr="00E363A1" w:rsidRDefault="00E363A1" w:rsidP="00E363A1">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xml:space="preserve">] A. Frye et al., "Popular but precarious: low helmet use among shared </w:t>
      </w:r>
      <w:proofErr w:type="spellStart"/>
      <w:r w:rsidRPr="00E363A1">
        <w:rPr>
          <w:rFonts w:ascii="Times New Roman" w:eastAsia="標楷體" w:hAnsi="Times New Roman" w:cs="Times New Roman" w:hint="eastAsia"/>
          <w:color w:val="000000" w:themeColor="text1"/>
        </w:rPr>
        <w:t>micromobility</w:t>
      </w:r>
      <w:proofErr w:type="spellEnd"/>
      <w:r w:rsidRPr="00E363A1">
        <w:rPr>
          <w:rFonts w:ascii="Times New Roman" w:eastAsia="標楷體" w:hAnsi="Times New Roman" w:cs="Times New Roman" w:hint="eastAsia"/>
          <w:color w:val="000000" w:themeColor="text1"/>
        </w:rPr>
        <w:t xml:space="preserve"> program riders," Frontiers in Public Health, vol. 12, 2024.</w:t>
      </w:r>
    </w:p>
    <w:p w14:paraId="62A7662F" w14:textId="7A00FE7D" w:rsidR="00E363A1" w:rsidRPr="00E363A1" w:rsidRDefault="00E363A1" w:rsidP="00EA352B">
      <w:pPr>
        <w:widowControl/>
        <w:jc w:val="both"/>
        <w:rPr>
          <w:rFonts w:ascii="Times New Roman" w:eastAsia="標楷體" w:hAnsi="Times New Roman" w:cs="Times New Roman"/>
          <w:color w:val="000000" w:themeColor="text1"/>
        </w:rPr>
      </w:pPr>
      <w:r w:rsidRPr="00E363A1">
        <w:rPr>
          <w:rFonts w:ascii="Times New Roman" w:eastAsia="標楷體" w:hAnsi="Times New Roman" w:cs="Times New Roman" w:hint="eastAsia"/>
          <w:color w:val="000000" w:themeColor="text1"/>
        </w:rPr>
        <w:t>[</w:t>
      </w:r>
      <w:r w:rsidRPr="00E363A1">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sidR="0066671C">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p>
    <w:p w14:paraId="5B12B29C" w14:textId="29A46C6D"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4</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sidR="00511B06">
        <w:rPr>
          <w:rFonts w:ascii="Times New Roman" w:eastAsia="標楷體" w:hAnsi="Times New Roman" w:cs="Times New Roman"/>
        </w:rPr>
        <w:t xml:space="preserve"> 10, no. 4, pp. 902-910, 2025. </w:t>
      </w:r>
    </w:p>
    <w:p w14:paraId="747ECCF3" w14:textId="710E15CF"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5</w:t>
      </w:r>
      <w:r w:rsidRPr="006E6D45">
        <w:rPr>
          <w:rFonts w:ascii="Times New Roman" w:eastAsia="標楷體" w:hAnsi="Times New Roman" w:cs="Times New Roman"/>
        </w:rPr>
        <w:t>] S. Sharma et al., "Helmet detection using machine learning and deep learning techniques," TIJER - International Research Journal, vol.</w:t>
      </w:r>
      <w:r w:rsidR="00511B06">
        <w:rPr>
          <w:rFonts w:ascii="Times New Roman" w:eastAsia="標楷體" w:hAnsi="Times New Roman" w:cs="Times New Roman"/>
        </w:rPr>
        <w:t xml:space="preserve"> 12, no. 6, 2025. </w:t>
      </w:r>
    </w:p>
    <w:p w14:paraId="185B010E" w14:textId="5539E841" w:rsidR="006E6D45" w:rsidRPr="006E6D45"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6</w:t>
      </w:r>
      <w:r w:rsidRPr="006E6D45">
        <w:rPr>
          <w:rFonts w:ascii="Times New Roman" w:eastAsia="標楷體" w:hAnsi="Times New Roman" w:cs="Times New Roman"/>
        </w:rPr>
        <w:t>] ROSA P., "Evaluating the effectiveness of computer vision systems mounted on shared electric kick scooters," U.S. Department of Tra</w:t>
      </w:r>
      <w:r w:rsidR="00511B06">
        <w:rPr>
          <w:rFonts w:ascii="Times New Roman" w:eastAsia="標楷體" w:hAnsi="Times New Roman" w:cs="Times New Roman"/>
        </w:rPr>
        <w:t xml:space="preserve">nsportation, Tech. Rep., 2023. </w:t>
      </w:r>
    </w:p>
    <w:p w14:paraId="33A740B2" w14:textId="0F8A962B"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7</w:t>
      </w:r>
      <w:r w:rsidRPr="006E6D45">
        <w:rPr>
          <w:rFonts w:ascii="Times New Roman" w:eastAsia="標楷體" w:hAnsi="Times New Roman" w:cs="Times New Roman"/>
        </w:rPr>
        <w:t xml:space="preserve">] A. G. Sawant et al., "A real-time driver drowsiness detection system using MediaPipe and eye aspect ratio," </w:t>
      </w:r>
      <w:proofErr w:type="spellStart"/>
      <w:r w:rsidRPr="006E6D45">
        <w:rPr>
          <w:rFonts w:ascii="Times New Roman" w:eastAsia="標楷體" w:hAnsi="Times New Roman" w:cs="Times New Roman"/>
        </w:rPr>
        <w:t>arXiv</w:t>
      </w:r>
      <w:proofErr w:type="spellEnd"/>
      <w:r w:rsidRPr="006E6D45">
        <w:rPr>
          <w:rFonts w:ascii="Times New Roman" w:eastAsia="標楷體" w:hAnsi="Times New Roman" w:cs="Times New Roman"/>
        </w:rPr>
        <w:t xml:space="preserve"> pr</w:t>
      </w:r>
      <w:r w:rsidR="00511B06">
        <w:rPr>
          <w:rFonts w:ascii="Times New Roman" w:eastAsia="標楷體" w:hAnsi="Times New Roman" w:cs="Times New Roman"/>
        </w:rPr>
        <w:t xml:space="preserve">eprint arXiv:2511.13618, 2025. </w:t>
      </w:r>
    </w:p>
    <w:p w14:paraId="1E27DD97" w14:textId="39A8C9E1"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8</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sidR="00511B06">
        <w:rPr>
          <w:rFonts w:ascii="Times New Roman" w:eastAsia="標楷體" w:hAnsi="Times New Roman" w:cs="Times New Roman"/>
        </w:rPr>
        <w:t xml:space="preserve">1, pp. 170-176, 2021. </w:t>
      </w:r>
    </w:p>
    <w:p w14:paraId="36C7F5ED" w14:textId="3E7E51E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9</w:t>
      </w:r>
      <w:r w:rsidRPr="006E6D45">
        <w:rPr>
          <w:rFonts w:ascii="Times New Roman" w:eastAsia="標楷體" w:hAnsi="Times New Roman" w:cs="Times New Roman"/>
        </w:rPr>
        <w:t>] S. P. Thakur et al., "Pose estimation for distracted driver detection using deep convolutional neural networks," IEEE Transactions on Intelligent</w:t>
      </w:r>
      <w:r w:rsidR="00511B06">
        <w:rPr>
          <w:rFonts w:ascii="Times New Roman" w:eastAsia="標楷體" w:hAnsi="Times New Roman" w:cs="Times New Roman"/>
        </w:rPr>
        <w:t xml:space="preserve"> Transportation Systems, 2018. </w:t>
      </w:r>
    </w:p>
    <w:p w14:paraId="17CCEAB9" w14:textId="2B34A95E" w:rsidR="006E6D45" w:rsidRPr="00511B06"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10</w:t>
      </w:r>
      <w:r w:rsidRPr="006E6D45">
        <w:rPr>
          <w:rFonts w:ascii="Times New Roman" w:eastAsia="標楷體" w:hAnsi="Times New Roman" w:cs="Times New Roman"/>
        </w:rPr>
        <w:t>]</w:t>
      </w:r>
      <w:r w:rsidR="0088709F">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sidR="00511B06">
        <w:rPr>
          <w:rFonts w:ascii="Times New Roman" w:eastAsia="標楷體" w:hAnsi="Times New Roman" w:cs="Times New Roman"/>
        </w:rPr>
        <w:t xml:space="preserve">ctive," Semantic Scholar, n.d. </w:t>
      </w:r>
    </w:p>
    <w:p w14:paraId="6E6B5505" w14:textId="17E051B5" w:rsidR="00E2399C" w:rsidRDefault="006E6D45" w:rsidP="00EA352B">
      <w:pPr>
        <w:widowControl/>
        <w:jc w:val="both"/>
        <w:rPr>
          <w:rFonts w:ascii="Times New Roman" w:eastAsia="標楷體" w:hAnsi="Times New Roman" w:cs="Times New Roman"/>
        </w:rPr>
      </w:pPr>
      <w:r w:rsidRPr="006E6D45">
        <w:rPr>
          <w:rFonts w:ascii="Times New Roman" w:eastAsia="標楷體" w:hAnsi="Times New Roman" w:cs="Times New Roman"/>
        </w:rPr>
        <w:t>[</w:t>
      </w:r>
      <w:r w:rsidR="00E363A1">
        <w:rPr>
          <w:rFonts w:ascii="Times New Roman" w:eastAsia="標楷體" w:hAnsi="Times New Roman" w:cs="Times New Roman"/>
        </w:rPr>
        <w:t>11</w:t>
      </w:r>
      <w:r w:rsidRPr="006E6D45">
        <w:rPr>
          <w:rFonts w:ascii="Times New Roman" w:eastAsia="標楷體" w:hAnsi="Times New Roman" w:cs="Times New Roman"/>
        </w:rPr>
        <w:t>]</w:t>
      </w:r>
      <w:r w:rsidR="0088709F">
        <w:rPr>
          <w:rFonts w:ascii="Times New Roman" w:eastAsia="標楷體" w:hAnsi="Times New Roman" w:cs="Times New Roman" w:hint="eastAsia"/>
        </w:rPr>
        <w:t xml:space="preserve"> </w:t>
      </w:r>
      <w:r w:rsidRPr="006E6D45">
        <w:rPr>
          <w:rFonts w:ascii="Times New Roman" w:eastAsia="標楷體" w:hAnsi="Times New Roman" w:cs="Times New Roman"/>
        </w:rPr>
        <w:t xml:space="preserve">I. </w:t>
      </w:r>
      <w:proofErr w:type="spellStart"/>
      <w:r w:rsidRPr="006E6D45">
        <w:rPr>
          <w:rFonts w:ascii="Times New Roman" w:eastAsia="標楷體" w:hAnsi="Times New Roman" w:cs="Times New Roman"/>
        </w:rPr>
        <w:t>Nemsia</w:t>
      </w:r>
      <w:proofErr w:type="spellEnd"/>
      <w:r w:rsidRPr="006E6D45">
        <w:rPr>
          <w:rFonts w:ascii="Times New Roman" w:eastAsia="標楷體" w:hAnsi="Times New Roman" w:cs="Times New Roman"/>
        </w:rPr>
        <w:t>, "One-shot facial recognition using Siamese neural networks," Independent Study Thesis, The College of Wooster, 2025.</w:t>
      </w:r>
    </w:p>
    <w:p w14:paraId="39724FD3" w14:textId="028CB6CD" w:rsidR="00CE6DE3" w:rsidRDefault="0046131B" w:rsidP="00772D48">
      <w:pPr>
        <w:widowControl/>
        <w:rPr>
          <w:rFonts w:ascii="Times New Roman" w:eastAsia="標楷體" w:hAnsi="Times New Roman" w:cs="Times New Roman"/>
        </w:rPr>
      </w:pPr>
      <w:r>
        <w:rPr>
          <w:rFonts w:ascii="Times New Roman" w:eastAsia="標楷體" w:hAnsi="Times New Roman" w:cs="Times New Roman"/>
        </w:rPr>
        <w:tab/>
      </w:r>
    </w:p>
    <w:p w14:paraId="6B4D8693" w14:textId="77777777" w:rsidR="00E363A1" w:rsidRDefault="00E363A1" w:rsidP="00772D48">
      <w:pPr>
        <w:widowControl/>
        <w:rPr>
          <w:rFonts w:ascii="Times New Roman" w:eastAsia="標楷體" w:hAnsi="Times New Roman" w:cs="Times New Roman"/>
        </w:rPr>
      </w:pPr>
    </w:p>
    <w:p w14:paraId="31485CC4" w14:textId="1250C17B" w:rsidR="00CE6DE3" w:rsidRPr="00184201" w:rsidRDefault="00CE6DE3" w:rsidP="00CE6DE3">
      <w:pPr>
        <w:pStyle w:val="a3"/>
        <w:widowControl/>
        <w:numPr>
          <w:ilvl w:val="0"/>
          <w:numId w:val="11"/>
        </w:numPr>
        <w:ind w:leftChars="0"/>
        <w:rPr>
          <w:rFonts w:ascii="Times New Roman" w:eastAsia="標楷體" w:hAnsi="Times New Roman" w:cs="Times New Roman"/>
          <w:b/>
          <w:sz w:val="28"/>
          <w:szCs w:val="28"/>
        </w:rPr>
      </w:pPr>
      <w:r w:rsidRPr="00CE6DE3">
        <w:rPr>
          <w:rFonts w:ascii="Times New Roman" w:eastAsia="標楷體" w:hAnsi="Times New Roman" w:cs="Times New Roman"/>
          <w:b/>
          <w:sz w:val="28"/>
          <w:szCs w:val="28"/>
        </w:rPr>
        <w:lastRenderedPageBreak/>
        <w:t>耗材、物品、圖書及雜項費用：</w:t>
      </w:r>
    </w:p>
    <w:p w14:paraId="040193C9" w14:textId="6A0D43EF" w:rsidR="00F81140" w:rsidRDefault="00CE6DE3" w:rsidP="00CE6DE3">
      <w:pPr>
        <w:widowControl/>
        <w:ind w:left="960" w:hanging="960"/>
        <w:jc w:val="right"/>
        <w:rPr>
          <w:rFonts w:ascii="Times New Roman" w:eastAsia="標楷體" w:hAnsi="Times New Roman" w:cs="Times New Roman"/>
        </w:rPr>
      </w:pPr>
      <w:r w:rsidRPr="00CE6DE3">
        <w:rPr>
          <w:rFonts w:ascii="Times New Roman" w:eastAsia="標楷體" w:hAnsi="Times New Roman" w:cs="Times New Roman"/>
        </w:rPr>
        <w:t>金額單位：新臺幣元</w:t>
      </w:r>
    </w:p>
    <w:p w14:paraId="3B4DF04A" w14:textId="77777777" w:rsidR="00CE6DE3" w:rsidRDefault="00CE6DE3" w:rsidP="00CE6DE3">
      <w:pPr>
        <w:widowControl/>
        <w:ind w:left="960" w:hanging="960"/>
        <w:rPr>
          <w:rFonts w:ascii="Times New Roman" w:eastAsia="標楷體" w:hAnsi="Times New Roman" w:cs="Times New Roman"/>
        </w:rPr>
      </w:pPr>
    </w:p>
    <w:tbl>
      <w:tblPr>
        <w:tblStyle w:val="a8"/>
        <w:tblW w:w="0" w:type="auto"/>
        <w:tblInd w:w="137" w:type="dxa"/>
        <w:tblLook w:val="04A0" w:firstRow="1" w:lastRow="0" w:firstColumn="1" w:lastColumn="0" w:noHBand="0" w:noVBand="1"/>
      </w:tblPr>
      <w:tblGrid>
        <w:gridCol w:w="1701"/>
        <w:gridCol w:w="1843"/>
        <w:gridCol w:w="850"/>
        <w:gridCol w:w="851"/>
        <w:gridCol w:w="850"/>
        <w:gridCol w:w="851"/>
        <w:gridCol w:w="1213"/>
      </w:tblGrid>
      <w:tr w:rsidR="00CE6DE3" w14:paraId="3F91F7C8" w14:textId="1710934F" w:rsidTr="00AC23A7">
        <w:tc>
          <w:tcPr>
            <w:tcW w:w="1701" w:type="dxa"/>
          </w:tcPr>
          <w:p w14:paraId="060EF798" w14:textId="75E6DBD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hint="eastAsia"/>
              </w:rPr>
              <w:t>項目名稱</w:t>
            </w:r>
          </w:p>
        </w:tc>
        <w:tc>
          <w:tcPr>
            <w:tcW w:w="1843" w:type="dxa"/>
          </w:tcPr>
          <w:p w14:paraId="073D2417" w14:textId="5A50BB22"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說明</w:t>
            </w:r>
          </w:p>
        </w:tc>
        <w:tc>
          <w:tcPr>
            <w:tcW w:w="850" w:type="dxa"/>
          </w:tcPr>
          <w:p w14:paraId="4F9E3DBA" w14:textId="37F50303"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單位</w:t>
            </w:r>
          </w:p>
        </w:tc>
        <w:tc>
          <w:tcPr>
            <w:tcW w:w="851" w:type="dxa"/>
          </w:tcPr>
          <w:p w14:paraId="04B2EB54" w14:textId="20D88F44"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數量</w:t>
            </w:r>
          </w:p>
        </w:tc>
        <w:tc>
          <w:tcPr>
            <w:tcW w:w="850" w:type="dxa"/>
          </w:tcPr>
          <w:p w14:paraId="5EFAB86D" w14:textId="6D2AACFC"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單價</w:t>
            </w:r>
          </w:p>
        </w:tc>
        <w:tc>
          <w:tcPr>
            <w:tcW w:w="851" w:type="dxa"/>
          </w:tcPr>
          <w:p w14:paraId="53820F4E" w14:textId="10BEED25" w:rsid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金額</w:t>
            </w:r>
          </w:p>
        </w:tc>
        <w:tc>
          <w:tcPr>
            <w:tcW w:w="1213" w:type="dxa"/>
          </w:tcPr>
          <w:p w14:paraId="71EFF777" w14:textId="3EB4CB09" w:rsidR="00CE6DE3" w:rsidRPr="00CE6DE3" w:rsidRDefault="00CE6DE3" w:rsidP="00CE6DE3">
            <w:pPr>
              <w:widowControl/>
              <w:jc w:val="center"/>
              <w:rPr>
                <w:rFonts w:ascii="Times New Roman" w:eastAsia="標楷體" w:hAnsi="Times New Roman" w:cs="Times New Roman"/>
              </w:rPr>
            </w:pPr>
            <w:r w:rsidRPr="00CE6DE3">
              <w:rPr>
                <w:rFonts w:ascii="Times New Roman" w:eastAsia="標楷體" w:hAnsi="Times New Roman" w:cs="Times New Roman"/>
              </w:rPr>
              <w:t>備註</w:t>
            </w:r>
          </w:p>
        </w:tc>
      </w:tr>
      <w:tr w:rsidR="00CE6DE3" w14:paraId="4CD54E4D" w14:textId="1DF59229" w:rsidTr="00AC23A7">
        <w:tc>
          <w:tcPr>
            <w:tcW w:w="1701" w:type="dxa"/>
          </w:tcPr>
          <w:p w14:paraId="33C041DF" w14:textId="4B658F2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USB CAM</w:t>
            </w:r>
          </w:p>
        </w:tc>
        <w:tc>
          <w:tcPr>
            <w:tcW w:w="1843" w:type="dxa"/>
          </w:tcPr>
          <w:p w14:paraId="71ABDF3A" w14:textId="4BA0E711"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用以</w:t>
            </w:r>
            <w:r w:rsidRPr="00056D06">
              <w:rPr>
                <w:rFonts w:ascii="Times New Roman" w:eastAsia="標楷體" w:hAnsi="Times New Roman" w:cs="Times New Roman"/>
              </w:rPr>
              <w:t>作為影像輸入來源</w:t>
            </w:r>
          </w:p>
        </w:tc>
        <w:tc>
          <w:tcPr>
            <w:tcW w:w="850" w:type="dxa"/>
          </w:tcPr>
          <w:p w14:paraId="699F9E64" w14:textId="718DDACB" w:rsidR="00CE6DE3" w:rsidRDefault="00F442F2" w:rsidP="00CE6DE3">
            <w:pPr>
              <w:widowControl/>
              <w:jc w:val="center"/>
              <w:rPr>
                <w:rFonts w:ascii="Times New Roman" w:eastAsia="標楷體" w:hAnsi="Times New Roman" w:cs="Times New Roman"/>
              </w:rPr>
            </w:pPr>
            <w:proofErr w:type="gramStart"/>
            <w:r>
              <w:rPr>
                <w:rFonts w:ascii="Times New Roman" w:eastAsia="標楷體" w:hAnsi="Times New Roman" w:cs="Times New Roman" w:hint="eastAsia"/>
              </w:rPr>
              <w:t>個</w:t>
            </w:r>
            <w:proofErr w:type="gramEnd"/>
          </w:p>
        </w:tc>
        <w:tc>
          <w:tcPr>
            <w:tcW w:w="851" w:type="dxa"/>
          </w:tcPr>
          <w:p w14:paraId="2B8C58F1" w14:textId="4C865AC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423CDDA2" w14:textId="745D605B"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340F5FA7" w14:textId="762AB9D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70F4E12B" w14:textId="77777777" w:rsidR="00CE6DE3" w:rsidRDefault="00CE6DE3" w:rsidP="00CE6DE3">
            <w:pPr>
              <w:widowControl/>
              <w:jc w:val="center"/>
              <w:rPr>
                <w:rFonts w:ascii="Times New Roman" w:eastAsia="標楷體" w:hAnsi="Times New Roman" w:cs="Times New Roman"/>
              </w:rPr>
            </w:pPr>
          </w:p>
        </w:tc>
      </w:tr>
      <w:tr w:rsidR="00CE6DE3" w14:paraId="3B689C86" w14:textId="7D6F2A40" w:rsidTr="00AC23A7">
        <w:tc>
          <w:tcPr>
            <w:tcW w:w="1701" w:type="dxa"/>
          </w:tcPr>
          <w:p w14:paraId="5DDB8254" w14:textId="743DACDA"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Arduino</w:t>
            </w:r>
            <w:r>
              <w:rPr>
                <w:rFonts w:ascii="Times New Roman" w:eastAsia="標楷體" w:hAnsi="Times New Roman" w:cs="Times New Roman" w:hint="eastAsia"/>
              </w:rPr>
              <w:t>板</w:t>
            </w:r>
          </w:p>
        </w:tc>
        <w:tc>
          <w:tcPr>
            <w:tcW w:w="1843" w:type="dxa"/>
          </w:tcPr>
          <w:p w14:paraId="4923C614" w14:textId="18A76FE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控制警報設備</w:t>
            </w:r>
          </w:p>
        </w:tc>
        <w:tc>
          <w:tcPr>
            <w:tcW w:w="850" w:type="dxa"/>
          </w:tcPr>
          <w:p w14:paraId="7C72C6E0" w14:textId="3A974D2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塊</w:t>
            </w:r>
          </w:p>
        </w:tc>
        <w:tc>
          <w:tcPr>
            <w:tcW w:w="851" w:type="dxa"/>
          </w:tcPr>
          <w:p w14:paraId="5A4488DE" w14:textId="7168620C"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1243927B" w14:textId="55257C05"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851" w:type="dxa"/>
          </w:tcPr>
          <w:p w14:paraId="45572664" w14:textId="2E834D4A"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w:t>
            </w:r>
          </w:p>
        </w:tc>
        <w:tc>
          <w:tcPr>
            <w:tcW w:w="1213" w:type="dxa"/>
          </w:tcPr>
          <w:p w14:paraId="2CB4CE5D" w14:textId="77777777" w:rsidR="00CE6DE3" w:rsidRDefault="00CE6DE3" w:rsidP="00CE6DE3">
            <w:pPr>
              <w:widowControl/>
              <w:jc w:val="center"/>
              <w:rPr>
                <w:rFonts w:ascii="Times New Roman" w:eastAsia="標楷體" w:hAnsi="Times New Roman" w:cs="Times New Roman"/>
              </w:rPr>
            </w:pPr>
          </w:p>
        </w:tc>
      </w:tr>
      <w:tr w:rsidR="00CE6DE3" w14:paraId="147003C8" w14:textId="2F5D9C07" w:rsidTr="00AC23A7">
        <w:tc>
          <w:tcPr>
            <w:tcW w:w="1701" w:type="dxa"/>
          </w:tcPr>
          <w:p w14:paraId="3749A47C" w14:textId="29F32BA2"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LED</w:t>
            </w:r>
            <w:proofErr w:type="gramStart"/>
            <w:r w:rsidR="00620D43">
              <w:rPr>
                <w:rFonts w:ascii="Times New Roman" w:eastAsia="標楷體" w:hAnsi="Times New Roman" w:cs="Times New Roman" w:hint="eastAsia"/>
              </w:rPr>
              <w:t>燈組</w:t>
            </w:r>
            <w:proofErr w:type="gramEnd"/>
          </w:p>
        </w:tc>
        <w:tc>
          <w:tcPr>
            <w:tcW w:w="1843" w:type="dxa"/>
          </w:tcPr>
          <w:p w14:paraId="1F3800CA" w14:textId="33C7A6EE" w:rsidR="00CE6DE3"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模擬警示燈號</w:t>
            </w:r>
          </w:p>
        </w:tc>
        <w:tc>
          <w:tcPr>
            <w:tcW w:w="850" w:type="dxa"/>
          </w:tcPr>
          <w:p w14:paraId="428313C2" w14:textId="2BE22343"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3999D32B" w14:textId="7B5BBADB"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w:t>
            </w:r>
          </w:p>
        </w:tc>
        <w:tc>
          <w:tcPr>
            <w:tcW w:w="850" w:type="dxa"/>
          </w:tcPr>
          <w:p w14:paraId="5D46DC5B" w14:textId="5DC383D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10</w:t>
            </w:r>
          </w:p>
        </w:tc>
        <w:tc>
          <w:tcPr>
            <w:tcW w:w="851" w:type="dxa"/>
          </w:tcPr>
          <w:p w14:paraId="028070B2" w14:textId="6D4F2484" w:rsidR="00CE6DE3"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w:t>
            </w:r>
          </w:p>
        </w:tc>
        <w:tc>
          <w:tcPr>
            <w:tcW w:w="1213" w:type="dxa"/>
          </w:tcPr>
          <w:p w14:paraId="35379501" w14:textId="77777777" w:rsidR="00CE6DE3" w:rsidRDefault="00CE6DE3" w:rsidP="00CE6DE3">
            <w:pPr>
              <w:widowControl/>
              <w:jc w:val="center"/>
              <w:rPr>
                <w:rFonts w:ascii="Times New Roman" w:eastAsia="標楷體" w:hAnsi="Times New Roman" w:cs="Times New Roman"/>
              </w:rPr>
            </w:pPr>
          </w:p>
        </w:tc>
      </w:tr>
      <w:tr w:rsidR="00F442F2" w14:paraId="10D95B12" w14:textId="77777777" w:rsidTr="00AC23A7">
        <w:tc>
          <w:tcPr>
            <w:tcW w:w="1701" w:type="dxa"/>
          </w:tcPr>
          <w:p w14:paraId="05E023F3" w14:textId="145D2EFE"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蜂鳴器</w:t>
            </w:r>
          </w:p>
        </w:tc>
        <w:tc>
          <w:tcPr>
            <w:tcW w:w="1843" w:type="dxa"/>
          </w:tcPr>
          <w:p w14:paraId="02CFE624" w14:textId="7A4E4F0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模擬警示聲響</w:t>
            </w:r>
          </w:p>
        </w:tc>
        <w:tc>
          <w:tcPr>
            <w:tcW w:w="850" w:type="dxa"/>
          </w:tcPr>
          <w:p w14:paraId="7CBCA3C7" w14:textId="0669AAA0"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顆</w:t>
            </w:r>
          </w:p>
        </w:tc>
        <w:tc>
          <w:tcPr>
            <w:tcW w:w="851" w:type="dxa"/>
          </w:tcPr>
          <w:p w14:paraId="6BE40C0B" w14:textId="5348C99D" w:rsidR="00F442F2" w:rsidRDefault="00F442F2" w:rsidP="00CE6DE3">
            <w:pPr>
              <w:widowControl/>
              <w:jc w:val="center"/>
              <w:rPr>
                <w:rFonts w:ascii="Times New Roman" w:eastAsia="標楷體" w:hAnsi="Times New Roman" w:cs="Times New Roman"/>
              </w:rPr>
            </w:pPr>
            <w:r>
              <w:rPr>
                <w:rFonts w:ascii="Times New Roman" w:eastAsia="標楷體" w:hAnsi="Times New Roman" w:cs="Times New Roman" w:hint="eastAsia"/>
              </w:rPr>
              <w:t>2</w:t>
            </w:r>
          </w:p>
        </w:tc>
        <w:tc>
          <w:tcPr>
            <w:tcW w:w="850" w:type="dxa"/>
          </w:tcPr>
          <w:p w14:paraId="26AEF16B" w14:textId="2EB73542"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20</w:t>
            </w:r>
          </w:p>
        </w:tc>
        <w:tc>
          <w:tcPr>
            <w:tcW w:w="851" w:type="dxa"/>
          </w:tcPr>
          <w:p w14:paraId="20704D3F" w14:textId="4B87FFD7"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40</w:t>
            </w:r>
          </w:p>
        </w:tc>
        <w:tc>
          <w:tcPr>
            <w:tcW w:w="1213" w:type="dxa"/>
          </w:tcPr>
          <w:p w14:paraId="0F502648" w14:textId="77777777" w:rsidR="00F442F2" w:rsidRDefault="00F442F2" w:rsidP="00CE6DE3">
            <w:pPr>
              <w:widowControl/>
              <w:jc w:val="center"/>
              <w:rPr>
                <w:rFonts w:ascii="Times New Roman" w:eastAsia="標楷體" w:hAnsi="Times New Roman" w:cs="Times New Roman"/>
              </w:rPr>
            </w:pPr>
          </w:p>
        </w:tc>
      </w:tr>
      <w:tr w:rsidR="00F442F2" w14:paraId="3C7CB0E6" w14:textId="77777777" w:rsidTr="00AC23A7">
        <w:tc>
          <w:tcPr>
            <w:tcW w:w="1701" w:type="dxa"/>
          </w:tcPr>
          <w:p w14:paraId="20BA6616" w14:textId="3B85770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Jetson Nano</w:t>
            </w:r>
          </w:p>
        </w:tc>
        <w:tc>
          <w:tcPr>
            <w:tcW w:w="1843" w:type="dxa"/>
          </w:tcPr>
          <w:p w14:paraId="29EB1856" w14:textId="068FD1F9" w:rsidR="00F442F2" w:rsidRDefault="00620D43" w:rsidP="00CE6DE3">
            <w:pPr>
              <w:widowControl/>
              <w:jc w:val="center"/>
              <w:rPr>
                <w:rFonts w:ascii="Times New Roman" w:eastAsia="標楷體" w:hAnsi="Times New Roman" w:cs="Times New Roman"/>
              </w:rPr>
            </w:pPr>
            <w:r w:rsidRPr="00056D06">
              <w:rPr>
                <w:rFonts w:ascii="Times New Roman" w:eastAsia="標楷體" w:hAnsi="Times New Roman" w:cs="Times New Roman" w:hint="eastAsia"/>
              </w:rPr>
              <w:t>模擬車載邊緣運算裝置</w:t>
            </w:r>
            <w:r>
              <w:rPr>
                <w:rFonts w:ascii="Times New Roman" w:eastAsia="標楷體" w:hAnsi="Times New Roman" w:cs="Times New Roman" w:hint="eastAsia"/>
              </w:rPr>
              <w:t>、運行模型</w:t>
            </w:r>
          </w:p>
        </w:tc>
        <w:tc>
          <w:tcPr>
            <w:tcW w:w="850" w:type="dxa"/>
          </w:tcPr>
          <w:p w14:paraId="3B115F04" w14:textId="573CD35F" w:rsidR="00F442F2" w:rsidRPr="00620D43" w:rsidRDefault="00620D43" w:rsidP="00CE6DE3">
            <w:pPr>
              <w:widowControl/>
              <w:jc w:val="center"/>
              <w:rPr>
                <w:rFonts w:ascii="Times New Roman" w:eastAsia="標楷體" w:hAnsi="Times New Roman" w:cs="Times New Roman"/>
              </w:rPr>
            </w:pPr>
            <w:proofErr w:type="gramStart"/>
            <w:r>
              <w:rPr>
                <w:rFonts w:ascii="Times New Roman" w:eastAsia="標楷體" w:hAnsi="Times New Roman" w:cs="Times New Roman" w:hint="eastAsia"/>
              </w:rPr>
              <w:t>個</w:t>
            </w:r>
            <w:proofErr w:type="gramEnd"/>
          </w:p>
        </w:tc>
        <w:tc>
          <w:tcPr>
            <w:tcW w:w="851" w:type="dxa"/>
          </w:tcPr>
          <w:p w14:paraId="2476EE64" w14:textId="5385D7CD"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01A42A87" w14:textId="0BBC146F"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851" w:type="dxa"/>
          </w:tcPr>
          <w:p w14:paraId="1200395D" w14:textId="1F4DA8A9" w:rsidR="00F442F2" w:rsidRDefault="00620D43" w:rsidP="00CE6DE3">
            <w:pPr>
              <w:widowControl/>
              <w:jc w:val="center"/>
              <w:rPr>
                <w:rFonts w:ascii="Times New Roman" w:eastAsia="標楷體" w:hAnsi="Times New Roman" w:cs="Times New Roman"/>
              </w:rPr>
            </w:pPr>
            <w:r>
              <w:rPr>
                <w:rFonts w:ascii="Times New Roman" w:eastAsia="標楷體" w:hAnsi="Times New Roman" w:cs="Times New Roman" w:hint="eastAsia"/>
              </w:rPr>
              <w:t>6000</w:t>
            </w:r>
          </w:p>
        </w:tc>
        <w:tc>
          <w:tcPr>
            <w:tcW w:w="1213" w:type="dxa"/>
          </w:tcPr>
          <w:p w14:paraId="2DA560BB" w14:textId="77777777" w:rsidR="00F442F2" w:rsidRDefault="00F442F2" w:rsidP="00CE6DE3">
            <w:pPr>
              <w:widowControl/>
              <w:jc w:val="center"/>
              <w:rPr>
                <w:rFonts w:ascii="Times New Roman" w:eastAsia="標楷體" w:hAnsi="Times New Roman" w:cs="Times New Roman"/>
              </w:rPr>
            </w:pPr>
          </w:p>
        </w:tc>
      </w:tr>
      <w:tr w:rsidR="00620D43" w14:paraId="0BDCF151" w14:textId="77777777" w:rsidTr="00AC23A7">
        <w:tc>
          <w:tcPr>
            <w:tcW w:w="1701" w:type="dxa"/>
          </w:tcPr>
          <w:p w14:paraId="1B0AE38F" w14:textId="28C6640E"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電路元件</w:t>
            </w:r>
            <w:r w:rsidR="00A630E5">
              <w:rPr>
                <w:rFonts w:ascii="Times New Roman" w:eastAsia="標楷體" w:hAnsi="Times New Roman" w:cs="Times New Roman" w:hint="eastAsia"/>
              </w:rPr>
              <w:t>組</w:t>
            </w:r>
          </w:p>
        </w:tc>
        <w:tc>
          <w:tcPr>
            <w:tcW w:w="1843" w:type="dxa"/>
          </w:tcPr>
          <w:p w14:paraId="0BC893C8" w14:textId="2DDA3D06" w:rsidR="00620D43" w:rsidRPr="00056D06"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如麵包板、杜邦線、電阻等</w:t>
            </w:r>
          </w:p>
        </w:tc>
        <w:tc>
          <w:tcPr>
            <w:tcW w:w="850" w:type="dxa"/>
          </w:tcPr>
          <w:p w14:paraId="28DA274A" w14:textId="2863D2C4"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4220E3C" w14:textId="18997CE7"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3988F129" w14:textId="53595946"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851" w:type="dxa"/>
          </w:tcPr>
          <w:p w14:paraId="559871CF" w14:textId="25C2A47A"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200</w:t>
            </w:r>
          </w:p>
        </w:tc>
        <w:tc>
          <w:tcPr>
            <w:tcW w:w="1213" w:type="dxa"/>
          </w:tcPr>
          <w:p w14:paraId="5452E9B7" w14:textId="77777777" w:rsidR="00620D43" w:rsidRDefault="00620D43" w:rsidP="00620D43">
            <w:pPr>
              <w:widowControl/>
              <w:jc w:val="center"/>
              <w:rPr>
                <w:rFonts w:ascii="Times New Roman" w:eastAsia="標楷體" w:hAnsi="Times New Roman" w:cs="Times New Roman"/>
              </w:rPr>
            </w:pPr>
          </w:p>
        </w:tc>
      </w:tr>
      <w:tr w:rsidR="00620D43" w14:paraId="63A46466" w14:textId="305C26C0" w:rsidTr="00AC23A7">
        <w:tc>
          <w:tcPr>
            <w:tcW w:w="1701" w:type="dxa"/>
          </w:tcPr>
          <w:p w14:paraId="284DBC18" w14:textId="5F647DBB"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其他共用設備</w:t>
            </w:r>
          </w:p>
        </w:tc>
        <w:tc>
          <w:tcPr>
            <w:tcW w:w="1843" w:type="dxa"/>
          </w:tcPr>
          <w:p w14:paraId="4935A42F" w14:textId="0C1A61FD"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鍵盤、滑鼠、螢幕等課堂共用資產</w:t>
            </w:r>
          </w:p>
        </w:tc>
        <w:tc>
          <w:tcPr>
            <w:tcW w:w="850" w:type="dxa"/>
          </w:tcPr>
          <w:p w14:paraId="29E87325" w14:textId="4D81F7BF"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批</w:t>
            </w:r>
          </w:p>
        </w:tc>
        <w:tc>
          <w:tcPr>
            <w:tcW w:w="851" w:type="dxa"/>
          </w:tcPr>
          <w:p w14:paraId="559624A3" w14:textId="020C7985"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1</w:t>
            </w:r>
          </w:p>
        </w:tc>
        <w:tc>
          <w:tcPr>
            <w:tcW w:w="850" w:type="dxa"/>
          </w:tcPr>
          <w:p w14:paraId="7C086504" w14:textId="130E03C3"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851" w:type="dxa"/>
          </w:tcPr>
          <w:p w14:paraId="6918488E" w14:textId="6EE1A0A8"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0</w:t>
            </w:r>
          </w:p>
        </w:tc>
        <w:tc>
          <w:tcPr>
            <w:tcW w:w="1213" w:type="dxa"/>
          </w:tcPr>
          <w:p w14:paraId="5A474FFE" w14:textId="56E1B8DA" w:rsidR="00620D43" w:rsidRDefault="00A630E5" w:rsidP="00620D43">
            <w:pPr>
              <w:widowControl/>
              <w:jc w:val="center"/>
              <w:rPr>
                <w:rFonts w:ascii="Times New Roman" w:eastAsia="標楷體" w:hAnsi="Times New Roman" w:cs="Times New Roman"/>
              </w:rPr>
            </w:pPr>
            <w:r>
              <w:rPr>
                <w:rFonts w:ascii="Times New Roman" w:eastAsia="標楷體" w:hAnsi="Times New Roman" w:cs="Times New Roman" w:hint="eastAsia"/>
              </w:rPr>
              <w:t>用畢後歸還、不計</w:t>
            </w:r>
            <w:r w:rsidR="00AC23A7">
              <w:rPr>
                <w:rFonts w:ascii="Times New Roman" w:eastAsia="標楷體" w:hAnsi="Times New Roman" w:cs="Times New Roman" w:hint="eastAsia"/>
              </w:rPr>
              <w:t>入</w:t>
            </w:r>
            <w:r>
              <w:rPr>
                <w:rFonts w:ascii="Times New Roman" w:eastAsia="標楷體" w:hAnsi="Times New Roman" w:cs="Times New Roman" w:hint="eastAsia"/>
              </w:rPr>
              <w:t>費</w:t>
            </w:r>
            <w:r w:rsidR="00AC23A7">
              <w:rPr>
                <w:rFonts w:ascii="Times New Roman" w:eastAsia="標楷體" w:hAnsi="Times New Roman" w:cs="Times New Roman" w:hint="eastAsia"/>
              </w:rPr>
              <w:t>用</w:t>
            </w:r>
          </w:p>
        </w:tc>
      </w:tr>
      <w:tr w:rsidR="00620D43" w14:paraId="5CE226C3" w14:textId="37E5979B" w:rsidTr="00AC23A7">
        <w:tc>
          <w:tcPr>
            <w:tcW w:w="6095" w:type="dxa"/>
            <w:gridSpan w:val="5"/>
          </w:tcPr>
          <w:p w14:paraId="7DBCF315" w14:textId="46A720DC" w:rsidR="00620D43" w:rsidRDefault="00620D43" w:rsidP="00620D43">
            <w:pPr>
              <w:widowControl/>
              <w:jc w:val="center"/>
              <w:rPr>
                <w:rFonts w:ascii="Times New Roman" w:eastAsia="標楷體" w:hAnsi="Times New Roman" w:cs="Times New Roman"/>
              </w:rPr>
            </w:pPr>
            <w:r>
              <w:rPr>
                <w:rFonts w:ascii="Times New Roman" w:eastAsia="標楷體" w:hAnsi="Times New Roman" w:cs="Times New Roman" w:hint="eastAsia"/>
              </w:rPr>
              <w:t>合計</w:t>
            </w:r>
          </w:p>
        </w:tc>
        <w:tc>
          <w:tcPr>
            <w:tcW w:w="851" w:type="dxa"/>
          </w:tcPr>
          <w:p w14:paraId="54C67778" w14:textId="0A9BC92B" w:rsidR="00620D43" w:rsidRDefault="00E6367A" w:rsidP="00620D43">
            <w:pPr>
              <w:widowControl/>
              <w:jc w:val="center"/>
              <w:rPr>
                <w:rFonts w:ascii="Times New Roman" w:eastAsia="標楷體" w:hAnsi="Times New Roman" w:cs="Times New Roman"/>
              </w:rPr>
            </w:pPr>
            <w:r>
              <w:rPr>
                <w:rFonts w:ascii="Times New Roman" w:eastAsia="標楷體" w:hAnsi="Times New Roman" w:cs="Times New Roman" w:hint="eastAsia"/>
              </w:rPr>
              <w:t>7100</w:t>
            </w:r>
          </w:p>
        </w:tc>
        <w:tc>
          <w:tcPr>
            <w:tcW w:w="1213" w:type="dxa"/>
          </w:tcPr>
          <w:p w14:paraId="7DF5F8F6" w14:textId="77777777" w:rsidR="00620D43" w:rsidRDefault="00620D43" w:rsidP="00620D43">
            <w:pPr>
              <w:widowControl/>
              <w:jc w:val="center"/>
              <w:rPr>
                <w:rFonts w:ascii="Times New Roman" w:eastAsia="標楷體" w:hAnsi="Times New Roman" w:cs="Times New Roman"/>
              </w:rPr>
            </w:pPr>
          </w:p>
        </w:tc>
      </w:tr>
    </w:tbl>
    <w:p w14:paraId="2B7D23A3" w14:textId="54E24AA3" w:rsidR="00CE6DE3" w:rsidRDefault="00CE6DE3" w:rsidP="00CE6DE3">
      <w:pPr>
        <w:widowControl/>
        <w:ind w:left="960" w:hanging="960"/>
        <w:rPr>
          <w:ins w:id="31" w:author="林柏言" w:date="2026-02-19T14:56:00Z"/>
          <w:rFonts w:ascii="Times New Roman" w:eastAsia="標楷體" w:hAnsi="Times New Roman" w:cs="Times New Roman"/>
        </w:rPr>
      </w:pPr>
    </w:p>
    <w:p w14:paraId="77B774AB" w14:textId="77777777" w:rsidR="00134A35" w:rsidRPr="00E363A1" w:rsidRDefault="00134A35" w:rsidP="00134A35">
      <w:pPr>
        <w:widowControl/>
        <w:jc w:val="both"/>
        <w:rPr>
          <w:ins w:id="32" w:author="林柏言" w:date="2026-02-19T14:56:00Z"/>
          <w:rFonts w:ascii="Times New Roman" w:eastAsia="標楷體" w:hAnsi="Times New Roman" w:cs="Times New Roman"/>
          <w:color w:val="000000" w:themeColor="text1"/>
        </w:rPr>
      </w:pPr>
      <w:ins w:id="33" w:author="林柏言" w:date="2026-02-19T14:56:00Z">
        <w:r w:rsidRPr="00E363A1">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1</w:t>
        </w:r>
        <w:r w:rsidRPr="00E363A1">
          <w:rPr>
            <w:rFonts w:ascii="Times New Roman" w:eastAsia="標楷體" w:hAnsi="Times New Roman" w:cs="Times New Roman" w:hint="eastAsia"/>
            <w:color w:val="000000" w:themeColor="text1"/>
          </w:rPr>
          <w:t>] "Legislature passes amendments to raise fines for driving without a license; 763 deaths in 2023," Focus Taiwan, Oct. 28, 2025.</w:t>
        </w:r>
      </w:ins>
    </w:p>
    <w:p w14:paraId="5403CC57" w14:textId="77777777" w:rsidR="00134A35" w:rsidRPr="00E363A1" w:rsidRDefault="00134A35" w:rsidP="00134A35">
      <w:pPr>
        <w:widowControl/>
        <w:jc w:val="both"/>
        <w:rPr>
          <w:ins w:id="34" w:author="林柏言" w:date="2026-02-19T14:56:00Z"/>
          <w:rFonts w:ascii="Times New Roman" w:eastAsia="標楷體" w:hAnsi="Times New Roman" w:cs="Times New Roman"/>
          <w:color w:val="000000" w:themeColor="text1"/>
        </w:rPr>
      </w:pPr>
      <w:ins w:id="35" w:author="林柏言" w:date="2026-02-19T14:56:00Z">
        <w:r w:rsidRPr="00E363A1">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2</w:t>
        </w:r>
        <w:r w:rsidRPr="00E363A1">
          <w:rPr>
            <w:rFonts w:ascii="Times New Roman" w:eastAsia="標楷體" w:hAnsi="Times New Roman" w:cs="Times New Roman" w:hint="eastAsia"/>
            <w:color w:val="000000" w:themeColor="text1"/>
          </w:rPr>
          <w:t xml:space="preserve">] A. Frye et al., "Popular but precarious: low helmet use among shared </w:t>
        </w:r>
        <w:proofErr w:type="spellStart"/>
        <w:r w:rsidRPr="00E363A1">
          <w:rPr>
            <w:rFonts w:ascii="Times New Roman" w:eastAsia="標楷體" w:hAnsi="Times New Roman" w:cs="Times New Roman" w:hint="eastAsia"/>
            <w:color w:val="000000" w:themeColor="text1"/>
          </w:rPr>
          <w:t>micromobility</w:t>
        </w:r>
        <w:proofErr w:type="spellEnd"/>
        <w:r w:rsidRPr="00E363A1">
          <w:rPr>
            <w:rFonts w:ascii="Times New Roman" w:eastAsia="標楷體" w:hAnsi="Times New Roman" w:cs="Times New Roman" w:hint="eastAsia"/>
            <w:color w:val="000000" w:themeColor="text1"/>
          </w:rPr>
          <w:t xml:space="preserve"> program riders," Frontiers in Public Health, vol. 12, 2024.</w:t>
        </w:r>
      </w:ins>
    </w:p>
    <w:p w14:paraId="30C30823" w14:textId="77777777" w:rsidR="00134A35" w:rsidRPr="00E363A1" w:rsidRDefault="00134A35" w:rsidP="00134A35">
      <w:pPr>
        <w:widowControl/>
        <w:jc w:val="both"/>
        <w:rPr>
          <w:ins w:id="36" w:author="林柏言" w:date="2026-02-19T14:56:00Z"/>
          <w:rFonts w:ascii="Times New Roman" w:eastAsia="標楷體" w:hAnsi="Times New Roman" w:cs="Times New Roman"/>
          <w:color w:val="000000" w:themeColor="text1"/>
        </w:rPr>
      </w:pPr>
      <w:ins w:id="37" w:author="林柏言" w:date="2026-02-19T14:56:00Z">
        <w:r w:rsidRPr="00E363A1">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3</w:t>
        </w:r>
        <w:r w:rsidRPr="00E363A1">
          <w:rPr>
            <w:rFonts w:ascii="Times New Roman" w:eastAsia="標楷體" w:hAnsi="Times New Roman" w:cs="Times New Roman" w:hint="eastAsia"/>
            <w:color w:val="000000" w:themeColor="text1"/>
          </w:rPr>
          <w:t>] "Traffic deaths analysis: Fatigue c</w:t>
        </w:r>
        <w:r>
          <w:rPr>
            <w:rFonts w:ascii="Times New Roman" w:eastAsia="標楷體" w:hAnsi="Times New Roman" w:cs="Times New Roman"/>
            <w:color w:val="000000" w:themeColor="text1"/>
          </w:rPr>
          <w:t>4</w:t>
        </w:r>
        <w:r w:rsidRPr="00E363A1">
          <w:rPr>
            <w:rFonts w:ascii="Times New Roman" w:eastAsia="標楷體" w:hAnsi="Times New Roman" w:cs="Times New Roman" w:hint="eastAsia"/>
            <w:color w:val="000000" w:themeColor="text1"/>
          </w:rPr>
          <w:t xml:space="preserve">ited in 30% of self-collisions," Taipei Times / MOTC Statistics, Sep. 17, 2025. </w:t>
        </w:r>
      </w:ins>
    </w:p>
    <w:p w14:paraId="451BFB16" w14:textId="77777777" w:rsidR="00134A35" w:rsidRPr="00B85CC4" w:rsidRDefault="00134A35" w:rsidP="00134A35">
      <w:pPr>
        <w:widowControl/>
        <w:jc w:val="both"/>
        <w:rPr>
          <w:ins w:id="38" w:author="林柏言" w:date="2026-02-19T14:56:00Z"/>
          <w:rFonts w:ascii="Times New Roman" w:eastAsia="標楷體" w:hAnsi="Times New Roman" w:cs="Times New Roman"/>
        </w:rPr>
      </w:pPr>
      <w:ins w:id="39" w:author="林柏言" w:date="2026-02-19T14:56:00Z">
        <w:r w:rsidRPr="008423D7">
          <w:rPr>
            <w:rFonts w:ascii="Times New Roman" w:eastAsia="標楷體" w:hAnsi="Times New Roman" w:cs="Times New Roman"/>
          </w:rPr>
          <w:t>[</w:t>
        </w:r>
        <w:r>
          <w:rPr>
            <w:rFonts w:ascii="Times New Roman" w:eastAsia="標楷體" w:hAnsi="Times New Roman" w:cs="Times New Roman"/>
          </w:rPr>
          <w:t>4</w:t>
        </w:r>
        <w:r>
          <w:rPr>
            <w:rFonts w:ascii="Times New Roman" w:eastAsia="標楷體" w:hAnsi="Times New Roman" w:cs="Times New Roman" w:hint="eastAsia"/>
          </w:rPr>
          <w:t>]</w:t>
        </w:r>
        <w:r w:rsidRPr="008423D7">
          <w:rPr>
            <w:rFonts w:ascii="Times New Roman" w:eastAsia="標楷體" w:hAnsi="Times New Roman" w:cs="Times New Roman" w:hint="eastAsia"/>
          </w:rPr>
          <w:t xml:space="preserve"> </w:t>
        </w:r>
        <w:r w:rsidRPr="008423D7">
          <w:rPr>
            <w:rFonts w:ascii="Times New Roman" w:eastAsia="標楷體" w:hAnsi="Times New Roman" w:cs="Times New Roman"/>
          </w:rPr>
          <w:t xml:space="preserve">Li Fei-Fei, R. Fergus and P. </w:t>
        </w:r>
        <w:proofErr w:type="spellStart"/>
        <w:r w:rsidRPr="008423D7">
          <w:rPr>
            <w:rFonts w:ascii="Times New Roman" w:eastAsia="標楷體" w:hAnsi="Times New Roman" w:cs="Times New Roman"/>
          </w:rPr>
          <w:t>Perona</w:t>
        </w:r>
        <w:proofErr w:type="spellEnd"/>
        <w:r w:rsidRPr="008423D7">
          <w:rPr>
            <w:rFonts w:ascii="Times New Roman" w:eastAsia="標楷體" w:hAnsi="Times New Roman" w:cs="Times New Roman"/>
          </w:rPr>
          <w:t>, "One-shot learning of object categories," in IEEE Transactions on Pattern Analysis and Machine Intelligence, vol. 28, no. 4, pp. 594-611, April 2006</w:t>
        </w:r>
        <w:r w:rsidRPr="008423D7">
          <w:rPr>
            <w:rFonts w:ascii="Times New Roman" w:eastAsia="標楷體" w:hAnsi="Times New Roman" w:cs="Times New Roman" w:hint="eastAsia"/>
          </w:rPr>
          <w:t>.</w:t>
        </w:r>
      </w:ins>
    </w:p>
    <w:p w14:paraId="5D7C42B2" w14:textId="77777777" w:rsidR="00134A35" w:rsidRPr="00B85CC4" w:rsidRDefault="00134A35" w:rsidP="00134A35">
      <w:pPr>
        <w:widowControl/>
        <w:jc w:val="both"/>
        <w:rPr>
          <w:ins w:id="40" w:author="林柏言" w:date="2026-02-19T14:56:00Z"/>
          <w:rFonts w:ascii="Times New Roman" w:eastAsia="標楷體" w:hAnsi="Times New Roman" w:cs="Times New Roman" w:hint="eastAsia"/>
        </w:rPr>
      </w:pPr>
      <w:ins w:id="41" w:author="林柏言" w:date="2026-02-19T14:56:00Z">
        <w:r w:rsidRPr="006E6D45">
          <w:rPr>
            <w:rFonts w:ascii="Times New Roman" w:eastAsia="標楷體" w:hAnsi="Times New Roman" w:cs="Times New Roman"/>
          </w:rPr>
          <w:t>[</w:t>
        </w:r>
        <w:r>
          <w:rPr>
            <w:rFonts w:ascii="Times New Roman" w:eastAsia="標楷體" w:hAnsi="Times New Roman" w:cs="Times New Roman"/>
          </w:rPr>
          <w:t>5</w:t>
        </w:r>
        <w:r w:rsidRPr="006E6D45">
          <w:rPr>
            <w:rFonts w:ascii="Times New Roman" w:eastAsia="標楷體" w:hAnsi="Times New Roman" w:cs="Times New Roman"/>
          </w:rPr>
          <w:t xml:space="preserve">] A. G. Sawant et al., "A real-time driver drowsiness detection system using MediaPipe and eye aspect ratio," </w:t>
        </w:r>
        <w:proofErr w:type="spellStart"/>
        <w:r w:rsidRPr="006E6D45">
          <w:rPr>
            <w:rFonts w:ascii="Times New Roman" w:eastAsia="標楷體" w:hAnsi="Times New Roman" w:cs="Times New Roman"/>
          </w:rPr>
          <w:t>arXiv</w:t>
        </w:r>
        <w:proofErr w:type="spellEnd"/>
        <w:r w:rsidRPr="006E6D45">
          <w:rPr>
            <w:rFonts w:ascii="Times New Roman" w:eastAsia="標楷體" w:hAnsi="Times New Roman" w:cs="Times New Roman"/>
          </w:rPr>
          <w:t xml:space="preserve"> pr</w:t>
        </w:r>
        <w:r>
          <w:rPr>
            <w:rFonts w:ascii="Times New Roman" w:eastAsia="標楷體" w:hAnsi="Times New Roman" w:cs="Times New Roman"/>
          </w:rPr>
          <w:t xml:space="preserve">eprint arXiv:2511.13618, 2025. </w:t>
        </w:r>
      </w:ins>
    </w:p>
    <w:p w14:paraId="0317A05A" w14:textId="77777777" w:rsidR="00134A35" w:rsidRPr="006E6D45" w:rsidRDefault="00134A35" w:rsidP="00134A35">
      <w:pPr>
        <w:widowControl/>
        <w:jc w:val="both"/>
        <w:rPr>
          <w:ins w:id="42" w:author="林柏言" w:date="2026-02-19T14:56:00Z"/>
          <w:rFonts w:ascii="Times New Roman" w:eastAsia="標楷體" w:hAnsi="Times New Roman" w:cs="Times New Roman"/>
        </w:rPr>
      </w:pPr>
      <w:ins w:id="43" w:author="林柏言" w:date="2026-02-19T14:56:00Z">
        <w:r w:rsidRPr="006E6D45">
          <w:rPr>
            <w:rFonts w:ascii="Times New Roman" w:eastAsia="標楷體" w:hAnsi="Times New Roman" w:cs="Times New Roman"/>
          </w:rPr>
          <w:t>[</w:t>
        </w:r>
        <w:r>
          <w:rPr>
            <w:rFonts w:ascii="Times New Roman" w:eastAsia="標楷體" w:hAnsi="Times New Roman" w:cs="Times New Roman"/>
          </w:rPr>
          <w:t>6</w:t>
        </w:r>
        <w:r w:rsidRPr="006E6D45">
          <w:rPr>
            <w:rFonts w:ascii="Times New Roman" w:eastAsia="標楷體" w:hAnsi="Times New Roman" w:cs="Times New Roman"/>
          </w:rPr>
          <w:t>] RSIS International, "A deep learning approach for helmet detection and fine generation system," International Journal of Research and Innovation in Applied Science, vol.</w:t>
        </w:r>
        <w:r>
          <w:rPr>
            <w:rFonts w:ascii="Times New Roman" w:eastAsia="標楷體" w:hAnsi="Times New Roman" w:cs="Times New Roman"/>
          </w:rPr>
          <w:t xml:space="preserve"> 10, no. 4, pp. 902-910, 2025. </w:t>
        </w:r>
      </w:ins>
    </w:p>
    <w:p w14:paraId="3C6F4F92" w14:textId="77777777" w:rsidR="00134A35" w:rsidRPr="00511B06" w:rsidRDefault="00134A35" w:rsidP="00134A35">
      <w:pPr>
        <w:widowControl/>
        <w:jc w:val="both"/>
        <w:rPr>
          <w:ins w:id="44" w:author="林柏言" w:date="2026-02-19T14:56:00Z"/>
          <w:rFonts w:ascii="Times New Roman" w:eastAsia="標楷體" w:hAnsi="Times New Roman" w:cs="Times New Roman"/>
        </w:rPr>
      </w:pPr>
      <w:ins w:id="45" w:author="林柏言" w:date="2026-02-19T14:56:00Z">
        <w:r w:rsidRPr="006E6D45">
          <w:rPr>
            <w:rFonts w:ascii="Times New Roman" w:eastAsia="標楷體" w:hAnsi="Times New Roman" w:cs="Times New Roman"/>
          </w:rPr>
          <w:t>[</w:t>
        </w:r>
        <w:r>
          <w:rPr>
            <w:rFonts w:ascii="Times New Roman" w:eastAsia="標楷體" w:hAnsi="Times New Roman" w:cs="Times New Roman"/>
          </w:rPr>
          <w:t>7</w:t>
        </w:r>
        <w:r w:rsidRPr="006E6D45">
          <w:rPr>
            <w:rFonts w:ascii="Times New Roman" w:eastAsia="標楷體" w:hAnsi="Times New Roman" w:cs="Times New Roman"/>
          </w:rPr>
          <w:t>] S. Sharma et al., "Helmet detection using machine learning and deep learning techniques," TIJER - International Research Journal, vol.</w:t>
        </w:r>
        <w:r>
          <w:rPr>
            <w:rFonts w:ascii="Times New Roman" w:eastAsia="標楷體" w:hAnsi="Times New Roman" w:cs="Times New Roman"/>
          </w:rPr>
          <w:t xml:space="preserve"> 12, no. 6, 2025. </w:t>
        </w:r>
      </w:ins>
    </w:p>
    <w:p w14:paraId="154C7AB2" w14:textId="77777777" w:rsidR="00134A35" w:rsidRPr="006E6D45" w:rsidRDefault="00134A35" w:rsidP="00134A35">
      <w:pPr>
        <w:widowControl/>
        <w:jc w:val="both"/>
        <w:rPr>
          <w:ins w:id="46" w:author="林柏言" w:date="2026-02-19T14:56:00Z"/>
          <w:rFonts w:ascii="Times New Roman" w:eastAsia="標楷體" w:hAnsi="Times New Roman" w:cs="Times New Roman"/>
        </w:rPr>
      </w:pPr>
      <w:ins w:id="47" w:author="林柏言" w:date="2026-02-19T14:56:00Z">
        <w:r w:rsidRPr="006E6D45">
          <w:rPr>
            <w:rFonts w:ascii="Times New Roman" w:eastAsia="標楷體" w:hAnsi="Times New Roman" w:cs="Times New Roman"/>
          </w:rPr>
          <w:t>[</w:t>
        </w:r>
        <w:r>
          <w:rPr>
            <w:rFonts w:ascii="Times New Roman" w:eastAsia="標楷體" w:hAnsi="Times New Roman" w:cs="Times New Roman"/>
          </w:rPr>
          <w:t>8</w:t>
        </w:r>
        <w:r w:rsidRPr="006E6D45">
          <w:rPr>
            <w:rFonts w:ascii="Times New Roman" w:eastAsia="標楷體" w:hAnsi="Times New Roman" w:cs="Times New Roman"/>
          </w:rPr>
          <w:t>] ROSA P., "Evaluating the effectiveness of computer vision systems mounted on shared electric kick scooters," U.S. Department of Tra</w:t>
        </w:r>
        <w:r>
          <w:rPr>
            <w:rFonts w:ascii="Times New Roman" w:eastAsia="標楷體" w:hAnsi="Times New Roman" w:cs="Times New Roman"/>
          </w:rPr>
          <w:t xml:space="preserve">nsportation, Tech. Rep., 2023. </w:t>
        </w:r>
      </w:ins>
    </w:p>
    <w:p w14:paraId="320BC34D" w14:textId="77777777" w:rsidR="00134A35" w:rsidRPr="00511B06" w:rsidRDefault="00134A35" w:rsidP="00134A35">
      <w:pPr>
        <w:widowControl/>
        <w:jc w:val="both"/>
        <w:rPr>
          <w:ins w:id="48" w:author="林柏言" w:date="2026-02-19T14:56:00Z"/>
          <w:rFonts w:ascii="Times New Roman" w:eastAsia="標楷體" w:hAnsi="Times New Roman" w:cs="Times New Roman"/>
        </w:rPr>
      </w:pPr>
      <w:ins w:id="49" w:author="林柏言" w:date="2026-02-19T14:56:00Z">
        <w:r w:rsidRPr="006E6D45">
          <w:rPr>
            <w:rFonts w:ascii="Times New Roman" w:eastAsia="標楷體" w:hAnsi="Times New Roman" w:cs="Times New Roman"/>
          </w:rPr>
          <w:lastRenderedPageBreak/>
          <w:t>[</w:t>
        </w:r>
        <w:r>
          <w:rPr>
            <w:rFonts w:ascii="Times New Roman" w:eastAsia="標楷體" w:hAnsi="Times New Roman" w:cs="Times New Roman"/>
          </w:rPr>
          <w:t>9</w:t>
        </w:r>
        <w:r w:rsidRPr="006E6D45">
          <w:rPr>
            <w:rFonts w:ascii="Times New Roman" w:eastAsia="標楷體" w:hAnsi="Times New Roman" w:cs="Times New Roman"/>
          </w:rPr>
          <w:t xml:space="preserve">] A. Gupta and R. Singh, "A hybrid approach to drowsiness detection using MediaPipe and YOLOv5," International Journal of Innovative Research in Technology, vol. 8, no. </w:t>
        </w:r>
        <w:r>
          <w:rPr>
            <w:rFonts w:ascii="Times New Roman" w:eastAsia="標楷體" w:hAnsi="Times New Roman" w:cs="Times New Roman"/>
          </w:rPr>
          <w:t xml:space="preserve">1, pp. 170-176, 2021. </w:t>
        </w:r>
      </w:ins>
    </w:p>
    <w:p w14:paraId="08502323" w14:textId="77777777" w:rsidR="00134A35" w:rsidRPr="00511B06" w:rsidRDefault="00134A35" w:rsidP="00134A35">
      <w:pPr>
        <w:widowControl/>
        <w:jc w:val="both"/>
        <w:rPr>
          <w:ins w:id="50" w:author="林柏言" w:date="2026-02-19T14:56:00Z"/>
          <w:rFonts w:ascii="Times New Roman" w:eastAsia="標楷體" w:hAnsi="Times New Roman" w:cs="Times New Roman"/>
        </w:rPr>
      </w:pPr>
      <w:ins w:id="51" w:author="林柏言" w:date="2026-02-19T14:56:00Z">
        <w:r w:rsidRPr="006E6D45">
          <w:rPr>
            <w:rFonts w:ascii="Times New Roman" w:eastAsia="標楷體" w:hAnsi="Times New Roman" w:cs="Times New Roman"/>
          </w:rPr>
          <w:t>[</w:t>
        </w:r>
        <w:r>
          <w:rPr>
            <w:rFonts w:ascii="Times New Roman" w:eastAsia="標楷體" w:hAnsi="Times New Roman" w:cs="Times New Roman"/>
          </w:rPr>
          <w:t>10</w:t>
        </w:r>
        <w:r w:rsidRPr="006E6D45">
          <w:rPr>
            <w:rFonts w:ascii="Times New Roman" w:eastAsia="標楷體" w:hAnsi="Times New Roman" w:cs="Times New Roman"/>
          </w:rPr>
          <w:t>] S. P. Thakur et al., "Pose estimation for distracted driver detection using deep convolutional neural networks," IEEE Transactions on Intelligent</w:t>
        </w:r>
        <w:r>
          <w:rPr>
            <w:rFonts w:ascii="Times New Roman" w:eastAsia="標楷體" w:hAnsi="Times New Roman" w:cs="Times New Roman"/>
          </w:rPr>
          <w:t xml:space="preserve"> Transportation Systems, 2018. </w:t>
        </w:r>
      </w:ins>
    </w:p>
    <w:p w14:paraId="0560B81B" w14:textId="77777777" w:rsidR="00134A35" w:rsidRPr="00511B06" w:rsidRDefault="00134A35" w:rsidP="00134A35">
      <w:pPr>
        <w:widowControl/>
        <w:jc w:val="both"/>
        <w:rPr>
          <w:ins w:id="52" w:author="林柏言" w:date="2026-02-19T14:56:00Z"/>
          <w:rFonts w:ascii="Times New Roman" w:eastAsia="標楷體" w:hAnsi="Times New Roman" w:cs="Times New Roman"/>
        </w:rPr>
      </w:pPr>
      <w:ins w:id="53" w:author="林柏言" w:date="2026-02-19T14:56:00Z">
        <w:r w:rsidRPr="006E6D45">
          <w:rPr>
            <w:rFonts w:ascii="Times New Roman" w:eastAsia="標楷體" w:hAnsi="Times New Roman" w:cs="Times New Roman"/>
          </w:rPr>
          <w:t>[</w:t>
        </w:r>
        <w:r>
          <w:rPr>
            <w:rFonts w:ascii="Times New Roman" w:eastAsia="標楷體" w:hAnsi="Times New Roman" w:cs="Times New Roman"/>
          </w:rPr>
          <w:t>11</w:t>
        </w:r>
        <w:r w:rsidRPr="006E6D45">
          <w:rPr>
            <w:rFonts w:ascii="Times New Roman" w:eastAsia="標楷體" w:hAnsi="Times New Roman" w:cs="Times New Roman"/>
          </w:rPr>
          <w:t>]</w:t>
        </w:r>
        <w:r>
          <w:rPr>
            <w:rFonts w:ascii="Times New Roman" w:eastAsia="標楷體" w:hAnsi="Times New Roman" w:cs="Times New Roman"/>
          </w:rPr>
          <w:t xml:space="preserve"> </w:t>
        </w:r>
        <w:r w:rsidRPr="006E6D45">
          <w:rPr>
            <w:rFonts w:ascii="Times New Roman" w:eastAsia="標楷體" w:hAnsi="Times New Roman" w:cs="Times New Roman"/>
          </w:rPr>
          <w:t>A. Chanda and A. Chakrapani, "Face recognition: A one-shot learning perspe</w:t>
        </w:r>
        <w:r>
          <w:rPr>
            <w:rFonts w:ascii="Times New Roman" w:eastAsia="標楷體" w:hAnsi="Times New Roman" w:cs="Times New Roman"/>
          </w:rPr>
          <w:t xml:space="preserve">ctive," Semantic Scholar, n.d. </w:t>
        </w:r>
      </w:ins>
    </w:p>
    <w:p w14:paraId="6A8394BC" w14:textId="77777777" w:rsidR="00134A35" w:rsidRPr="00CF1099" w:rsidRDefault="00134A35" w:rsidP="00134A35">
      <w:pPr>
        <w:widowControl/>
        <w:jc w:val="both"/>
        <w:rPr>
          <w:ins w:id="54" w:author="林柏言" w:date="2026-02-19T14:56:00Z"/>
          <w:rFonts w:ascii="Times New Roman" w:eastAsia="標楷體" w:hAnsi="Times New Roman" w:cs="Times New Roman" w:hint="eastAsia"/>
        </w:rPr>
      </w:pPr>
      <w:ins w:id="55" w:author="林柏言" w:date="2026-02-19T14:56:00Z">
        <w:r w:rsidRPr="006E6D45">
          <w:rPr>
            <w:rFonts w:ascii="Times New Roman" w:eastAsia="標楷體" w:hAnsi="Times New Roman" w:cs="Times New Roman"/>
          </w:rPr>
          <w:t>[</w:t>
        </w:r>
        <w:r>
          <w:rPr>
            <w:rFonts w:ascii="Times New Roman" w:eastAsia="標楷體" w:hAnsi="Times New Roman" w:cs="Times New Roman"/>
          </w:rPr>
          <w:t>12</w:t>
        </w:r>
        <w:r w:rsidRPr="006E6D45">
          <w:rPr>
            <w:rFonts w:ascii="Times New Roman" w:eastAsia="標楷體" w:hAnsi="Times New Roman" w:cs="Times New Roman"/>
          </w:rPr>
          <w:t>]</w:t>
        </w:r>
        <w:r>
          <w:rPr>
            <w:rFonts w:ascii="Times New Roman" w:eastAsia="標楷體" w:hAnsi="Times New Roman" w:cs="Times New Roman" w:hint="eastAsia"/>
          </w:rPr>
          <w:t xml:space="preserve"> </w:t>
        </w:r>
        <w:r w:rsidRPr="006E6D45">
          <w:rPr>
            <w:rFonts w:ascii="Times New Roman" w:eastAsia="標楷體" w:hAnsi="Times New Roman" w:cs="Times New Roman"/>
          </w:rPr>
          <w:t xml:space="preserve">I. </w:t>
        </w:r>
        <w:proofErr w:type="spellStart"/>
        <w:r w:rsidRPr="006E6D45">
          <w:rPr>
            <w:rFonts w:ascii="Times New Roman" w:eastAsia="標楷體" w:hAnsi="Times New Roman" w:cs="Times New Roman"/>
          </w:rPr>
          <w:t>Nemsia</w:t>
        </w:r>
        <w:proofErr w:type="spellEnd"/>
        <w:r w:rsidRPr="006E6D45">
          <w:rPr>
            <w:rFonts w:ascii="Times New Roman" w:eastAsia="標楷體" w:hAnsi="Times New Roman" w:cs="Times New Roman"/>
          </w:rPr>
          <w:t>, "One-shot facial recognition using Siamese neural networks," Independent Study Thesis, The College of Wooster, 2025.</w:t>
        </w:r>
      </w:ins>
    </w:p>
    <w:p w14:paraId="08562756" w14:textId="77777777" w:rsidR="00134A35" w:rsidRPr="00134A35" w:rsidRDefault="00134A35" w:rsidP="00CE6DE3">
      <w:pPr>
        <w:widowControl/>
        <w:ind w:left="960" w:hanging="960"/>
        <w:rPr>
          <w:rFonts w:ascii="Times New Roman" w:eastAsia="標楷體" w:hAnsi="Times New Roman" w:cs="Times New Roman"/>
        </w:rPr>
      </w:pPr>
    </w:p>
    <w:sectPr w:rsidR="00134A35" w:rsidRPr="00134A35">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宏中 李" w:date="2026-02-13T12:32:00Z" w:initials="宏中">
    <w:p w14:paraId="0CF95B69" w14:textId="71F4D92D" w:rsidR="009B47C1" w:rsidRDefault="009B47C1">
      <w:pPr>
        <w:pStyle w:val="aa"/>
      </w:pPr>
      <w:r>
        <w:rPr>
          <w:rStyle w:val="a9"/>
        </w:rPr>
        <w:annotationRef/>
      </w:r>
      <w:r>
        <w:rPr>
          <w:rFonts w:hint="eastAsia"/>
        </w:rPr>
        <w:t>國科會大專生計畫需拿掉</w:t>
      </w:r>
    </w:p>
  </w:comment>
  <w:comment w:id="3" w:author="宏中 李" w:date="2026-02-13T12:33:00Z" w:initials="宏中">
    <w:p w14:paraId="593C93D9" w14:textId="0AB105A4" w:rsidR="009B47C1" w:rsidRDefault="009B47C1">
      <w:pPr>
        <w:pStyle w:val="aa"/>
      </w:pPr>
      <w:r>
        <w:rPr>
          <w:rStyle w:val="a9"/>
        </w:rPr>
        <w:annotationRef/>
      </w:r>
      <w:r>
        <w:rPr>
          <w:rFonts w:hint="eastAsia"/>
        </w:rPr>
        <w:t>補上完整英文</w:t>
      </w:r>
    </w:p>
  </w:comment>
  <w:comment w:id="5" w:author="宏中 李" w:date="2026-02-13T12:35:00Z" w:initials="宏中">
    <w:p w14:paraId="443209AB" w14:textId="7F566BD7" w:rsidR="009B47C1" w:rsidRDefault="009B47C1">
      <w:pPr>
        <w:pStyle w:val="aa"/>
      </w:pPr>
      <w:r>
        <w:rPr>
          <w:rStyle w:val="a9"/>
        </w:rPr>
        <w:annotationRef/>
      </w:r>
      <w:r>
        <w:rPr>
          <w:rFonts w:hint="eastAsia"/>
        </w:rPr>
        <w:t>可應用於</w:t>
      </w:r>
    </w:p>
  </w:comment>
  <w:comment w:id="14" w:author="宏中 李" w:date="2026-02-13T12:38:00Z" w:initials="宏中">
    <w:p w14:paraId="5A0CF6C9" w14:textId="6E83BE5F" w:rsidR="00E721BF" w:rsidRDefault="00E721BF">
      <w:pPr>
        <w:pStyle w:val="aa"/>
      </w:pPr>
      <w:r>
        <w:rPr>
          <w:rStyle w:val="a9"/>
        </w:rPr>
        <w:annotationRef/>
      </w:r>
      <w:r>
        <w:rPr>
          <w:rFonts w:hint="eastAsia"/>
        </w:rPr>
        <w:t>增加文獻引用</w:t>
      </w:r>
    </w:p>
  </w:comment>
  <w:comment w:id="15" w:author="宏中 李" w:date="2026-02-13T12:38:00Z" w:initials="宏中">
    <w:p w14:paraId="4F2B42CA" w14:textId="39B85DBC" w:rsidR="00E721BF" w:rsidRDefault="00E721BF">
      <w:pPr>
        <w:pStyle w:val="aa"/>
      </w:pPr>
      <w:r>
        <w:rPr>
          <w:rStyle w:val="a9"/>
        </w:rPr>
        <w:annotationRef/>
      </w:r>
      <w:r>
        <w:rPr>
          <w:rFonts w:hint="eastAsia"/>
        </w:rPr>
        <w:t>不要使用全形，會有使用</w:t>
      </w:r>
      <w:r>
        <w:rPr>
          <w:rFonts w:hint="eastAsia"/>
        </w:rPr>
        <w:t>GPT</w:t>
      </w:r>
      <w:r>
        <w:rPr>
          <w:rFonts w:hint="eastAsia"/>
        </w:rPr>
        <w:t>的疑慮</w:t>
      </w:r>
    </w:p>
  </w:comment>
  <w:comment w:id="16" w:author="宏中 李" w:date="2026-02-13T12:39:00Z" w:initials="宏中">
    <w:p w14:paraId="70F0B967" w14:textId="18440F9F" w:rsidR="00E721BF" w:rsidRDefault="00E721BF">
      <w:pPr>
        <w:pStyle w:val="aa"/>
      </w:pPr>
      <w:r>
        <w:rPr>
          <w:rStyle w:val="a9"/>
        </w:rPr>
        <w:annotationRef/>
      </w:r>
      <w:r>
        <w:rPr>
          <w:rFonts w:hint="eastAsia"/>
        </w:rPr>
        <w:t>引用</w:t>
      </w:r>
    </w:p>
  </w:comment>
  <w:comment w:id="17" w:author="宏中 李" w:date="2026-02-13T12:39:00Z" w:initials="宏中">
    <w:p w14:paraId="06180C73" w14:textId="05D86187" w:rsidR="00E721BF" w:rsidRDefault="00E721BF">
      <w:pPr>
        <w:pStyle w:val="aa"/>
      </w:pPr>
      <w:r>
        <w:rPr>
          <w:rStyle w:val="a9"/>
        </w:rPr>
        <w:annotationRef/>
      </w:r>
      <w:r>
        <w:rPr>
          <w:rFonts w:hint="eastAsia"/>
        </w:rPr>
        <w:t>全名</w:t>
      </w:r>
    </w:p>
  </w:comment>
  <w:comment w:id="18" w:author="宏中 李" w:date="2026-02-13T12:39:00Z" w:initials="宏中">
    <w:p w14:paraId="5922334F" w14:textId="16FE9AF0" w:rsidR="00E721BF" w:rsidRDefault="00E721BF">
      <w:pPr>
        <w:pStyle w:val="aa"/>
      </w:pPr>
      <w:r>
        <w:rPr>
          <w:rStyle w:val="a9"/>
        </w:rPr>
        <w:annotationRef/>
      </w:r>
      <w:r>
        <w:rPr>
          <w:rFonts w:hint="eastAsia"/>
        </w:rPr>
        <w:t>全名</w:t>
      </w:r>
    </w:p>
  </w:comment>
  <w:comment w:id="19" w:author="宏中 李" w:date="2026-02-13T12:39:00Z" w:initials="宏中">
    <w:p w14:paraId="408AA1C2" w14:textId="4A319DAF" w:rsidR="00E721BF" w:rsidRDefault="00E721BF">
      <w:pPr>
        <w:pStyle w:val="aa"/>
      </w:pPr>
      <w:r>
        <w:rPr>
          <w:rStyle w:val="a9"/>
        </w:rPr>
        <w:annotationRef/>
      </w:r>
      <w:r>
        <w:rPr>
          <w:rFonts w:hint="eastAsia"/>
        </w:rPr>
        <w:t>引用</w:t>
      </w:r>
    </w:p>
  </w:comment>
  <w:comment w:id="20" w:author="宏中 李" w:date="2026-02-13T12:40:00Z" w:initials="宏中">
    <w:p w14:paraId="4AA7788D" w14:textId="60F4C0EB" w:rsidR="00E721BF" w:rsidRDefault="00E721BF">
      <w:pPr>
        <w:pStyle w:val="aa"/>
      </w:pPr>
      <w:r>
        <w:rPr>
          <w:rStyle w:val="a9"/>
        </w:rPr>
        <w:annotationRef/>
      </w:r>
      <w:r>
        <w:rPr>
          <w:rFonts w:hint="eastAsia"/>
        </w:rPr>
        <w:t>寫法</w:t>
      </w:r>
      <w:r>
        <w:rPr>
          <w:rFonts w:hint="eastAsia"/>
        </w:rPr>
        <w:t xml:space="preserve">: </w:t>
      </w:r>
      <w:r w:rsidRPr="00A8596B">
        <w:rPr>
          <w:rFonts w:ascii="Times New Roman" w:eastAsia="標楷體" w:hAnsi="Times New Roman" w:cs="Times New Roman" w:hint="eastAsia"/>
        </w:rPr>
        <w:t>感興趣區域</w:t>
      </w:r>
      <w:r>
        <w:rPr>
          <w:rFonts w:ascii="Times New Roman" w:eastAsia="標楷體" w:hAnsi="Times New Roman" w:cs="Times New Roman" w:hint="eastAsia"/>
        </w:rPr>
        <w:t>(</w:t>
      </w:r>
      <w:r w:rsidRPr="00E721BF">
        <w:rPr>
          <w:rFonts w:ascii="Times New Roman" w:eastAsia="標楷體" w:hAnsi="Times New Roman" w:cs="Times New Roman"/>
        </w:rPr>
        <w:t>Region of Interest</w:t>
      </w:r>
      <w:r>
        <w:rPr>
          <w:rFonts w:ascii="Times New Roman" w:eastAsia="標楷體" w:hAnsi="Times New Roman" w:cs="Times New Roman" w:hint="eastAsia"/>
        </w:rPr>
        <w:t>，</w:t>
      </w:r>
      <w:r>
        <w:rPr>
          <w:rFonts w:ascii="Times New Roman" w:eastAsia="標楷體" w:hAnsi="Times New Roman" w:cs="Times New Roman" w:hint="eastAsia"/>
        </w:rPr>
        <w:t>ROI)</w:t>
      </w:r>
    </w:p>
  </w:comment>
  <w:comment w:id="27" w:author="宏中 李" w:date="2026-02-13T12:43:00Z" w:initials="宏中">
    <w:p w14:paraId="2CCA3A80" w14:textId="52A94713" w:rsidR="00DE3560" w:rsidRDefault="00DE3560">
      <w:pPr>
        <w:pStyle w:val="aa"/>
      </w:pPr>
      <w:r>
        <w:rPr>
          <w:rStyle w:val="a9"/>
        </w:rPr>
        <w:annotationRef/>
      </w:r>
      <w:r>
        <w:rPr>
          <w:rFonts w:hint="eastAsia"/>
        </w:rPr>
        <w:t>補充說明</w:t>
      </w:r>
    </w:p>
  </w:comment>
  <w:comment w:id="29" w:author="宏中 李" w:date="2026-02-13T12:44:00Z" w:initials="宏中">
    <w:p w14:paraId="1A4D3532" w14:textId="3A6BB4AA" w:rsidR="00405510" w:rsidRDefault="00405510">
      <w:pPr>
        <w:pStyle w:val="aa"/>
      </w:pPr>
      <w:r>
        <w:rPr>
          <w:rStyle w:val="a9"/>
        </w:rPr>
        <w:annotationRef/>
      </w:r>
      <w:r>
        <w:rPr>
          <w:rFonts w:hint="eastAsia"/>
        </w:rPr>
        <w:t>有沒有文獻佐證為何設定</w:t>
      </w:r>
      <w:r>
        <w:rPr>
          <w:rFonts w:hint="eastAsia"/>
        </w:rPr>
        <w:t>0.6</w:t>
      </w:r>
    </w:p>
  </w:comment>
  <w:comment w:id="30" w:author="宏中 李" w:date="2026-02-13T12:44:00Z" w:initials="宏中">
    <w:p w14:paraId="04198C47" w14:textId="28254FBE" w:rsidR="00CD2274" w:rsidRDefault="00CD2274">
      <w:pPr>
        <w:pStyle w:val="aa"/>
      </w:pPr>
      <w:r>
        <w:rPr>
          <w:rStyle w:val="a9"/>
        </w:rPr>
        <w:annotationRef/>
      </w:r>
      <w:r>
        <w:rPr>
          <w:rFonts w:hint="eastAsia"/>
        </w:rPr>
        <w:t>全名</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F95B69" w15:done="0"/>
  <w15:commentEx w15:paraId="593C93D9" w15:done="0"/>
  <w15:commentEx w15:paraId="443209AB" w15:done="0"/>
  <w15:commentEx w15:paraId="5A0CF6C9" w15:done="0"/>
  <w15:commentEx w15:paraId="4F2B42CA" w15:done="0"/>
  <w15:commentEx w15:paraId="70F0B967" w15:done="0"/>
  <w15:commentEx w15:paraId="06180C73" w15:done="0"/>
  <w15:commentEx w15:paraId="5922334F" w15:done="0"/>
  <w15:commentEx w15:paraId="408AA1C2" w15:done="0"/>
  <w15:commentEx w15:paraId="4AA7788D" w15:done="0"/>
  <w15:commentEx w15:paraId="2CCA3A80" w15:done="0"/>
  <w15:commentEx w15:paraId="1A4D3532" w15:done="0"/>
  <w15:commentEx w15:paraId="04198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9986B" w16cex:dateUtc="2026-02-13T04:32:00Z"/>
  <w16cex:commentExtensible w16cex:durableId="2D399897" w16cex:dateUtc="2026-02-13T04:33:00Z"/>
  <w16cex:commentExtensible w16cex:durableId="2D3998F4" w16cex:dateUtc="2026-02-13T04:35:00Z"/>
  <w16cex:commentExtensible w16cex:durableId="2D3999B5" w16cex:dateUtc="2026-02-13T04:38:00Z"/>
  <w16cex:commentExtensible w16cex:durableId="2D3999D2" w16cex:dateUtc="2026-02-13T04:38:00Z"/>
  <w16cex:commentExtensible w16cex:durableId="2D3999F5" w16cex:dateUtc="2026-02-13T04:39:00Z"/>
  <w16cex:commentExtensible w16cex:durableId="2D3999FF" w16cex:dateUtc="2026-02-13T04:39:00Z"/>
  <w16cex:commentExtensible w16cex:durableId="2D399A11" w16cex:dateUtc="2026-02-13T04:39:00Z"/>
  <w16cex:commentExtensible w16cex:durableId="2D399A1D" w16cex:dateUtc="2026-02-13T04:39:00Z"/>
  <w16cex:commentExtensible w16cex:durableId="2D399A4B" w16cex:dateUtc="2026-02-13T04:40:00Z"/>
  <w16cex:commentExtensible w16cex:durableId="2D399AD4" w16cex:dateUtc="2026-02-13T04:43:00Z"/>
  <w16cex:commentExtensible w16cex:durableId="2D399B22" w16cex:dateUtc="2026-02-13T04:44:00Z"/>
  <w16cex:commentExtensible w16cex:durableId="2D399B41" w16cex:dateUtc="2026-02-13T04: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F95B69" w16cid:durableId="2D39986B"/>
  <w16cid:commentId w16cid:paraId="593C93D9" w16cid:durableId="2D399897"/>
  <w16cid:commentId w16cid:paraId="443209AB" w16cid:durableId="2D3998F4"/>
  <w16cid:commentId w16cid:paraId="5A0CF6C9" w16cid:durableId="2D3999B5"/>
  <w16cid:commentId w16cid:paraId="4F2B42CA" w16cid:durableId="2D3999D2"/>
  <w16cid:commentId w16cid:paraId="70F0B967" w16cid:durableId="2D3999F5"/>
  <w16cid:commentId w16cid:paraId="06180C73" w16cid:durableId="2D3999FF"/>
  <w16cid:commentId w16cid:paraId="5922334F" w16cid:durableId="2D399A11"/>
  <w16cid:commentId w16cid:paraId="408AA1C2" w16cid:durableId="2D399A1D"/>
  <w16cid:commentId w16cid:paraId="4AA7788D" w16cid:durableId="2D399A4B"/>
  <w16cid:commentId w16cid:paraId="2CCA3A80" w16cid:durableId="2D399AD4"/>
  <w16cid:commentId w16cid:paraId="1A4D3532" w16cid:durableId="2D399B22"/>
  <w16cid:commentId w16cid:paraId="04198C47" w16cid:durableId="2D399B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6EFAD" w14:textId="77777777" w:rsidR="00461A51" w:rsidRDefault="00461A51" w:rsidP="007915DA">
      <w:r>
        <w:separator/>
      </w:r>
    </w:p>
  </w:endnote>
  <w:endnote w:type="continuationSeparator" w:id="0">
    <w:p w14:paraId="5FE24F67" w14:textId="77777777" w:rsidR="00461A51" w:rsidRDefault="00461A51" w:rsidP="00791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59E71" w14:textId="77777777" w:rsidR="00461A51" w:rsidRDefault="00461A51" w:rsidP="007915DA">
      <w:r>
        <w:separator/>
      </w:r>
    </w:p>
  </w:footnote>
  <w:footnote w:type="continuationSeparator" w:id="0">
    <w:p w14:paraId="4AACC213" w14:textId="77777777" w:rsidR="00461A51" w:rsidRDefault="00461A51" w:rsidP="007915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B71B1"/>
    <w:multiLevelType w:val="hybridMultilevel"/>
    <w:tmpl w:val="C31244B2"/>
    <w:lvl w:ilvl="0" w:tplc="14AEDF0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EEE7094"/>
    <w:multiLevelType w:val="hybridMultilevel"/>
    <w:tmpl w:val="6BF2BE2A"/>
    <w:lvl w:ilvl="0" w:tplc="824078DE">
      <w:start w:val="8"/>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CF21A33"/>
    <w:multiLevelType w:val="hybridMultilevel"/>
    <w:tmpl w:val="ACBEA4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684410"/>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8068CD"/>
    <w:multiLevelType w:val="hybridMultilevel"/>
    <w:tmpl w:val="6E424F32"/>
    <w:lvl w:ilvl="0" w:tplc="DFE4C698">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EB271E0"/>
    <w:multiLevelType w:val="multilevel"/>
    <w:tmpl w:val="CE00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AE2D4E"/>
    <w:multiLevelType w:val="multilevel"/>
    <w:tmpl w:val="9F90E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633133"/>
    <w:multiLevelType w:val="hybridMultilevel"/>
    <w:tmpl w:val="ADA65048"/>
    <w:lvl w:ilvl="0" w:tplc="B6AC980C">
      <w:start w:val="1"/>
      <w:numFmt w:val="taiwaneseCountingThousand"/>
      <w:lvlText w:val="（%1）"/>
      <w:lvlJc w:val="left"/>
      <w:pPr>
        <w:ind w:left="750" w:hanging="75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E73687D"/>
    <w:multiLevelType w:val="hybridMultilevel"/>
    <w:tmpl w:val="88E66476"/>
    <w:lvl w:ilvl="0" w:tplc="DFE4C6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FB87F53"/>
    <w:multiLevelType w:val="hybridMultilevel"/>
    <w:tmpl w:val="65F60210"/>
    <w:lvl w:ilvl="0" w:tplc="CD62E2C2">
      <w:start w:val="1"/>
      <w:numFmt w:val="taiwaneseCountingThousand"/>
      <w:lvlText w:val="（%1）"/>
      <w:lvlJc w:val="left"/>
      <w:pPr>
        <w:ind w:left="720" w:hanging="720"/>
      </w:pPr>
      <w:rPr>
        <w:rFonts w:hint="default"/>
      </w:rPr>
    </w:lvl>
    <w:lvl w:ilvl="1" w:tplc="5AE22A4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CB42CCF"/>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40B2C"/>
    <w:multiLevelType w:val="hybridMultilevel"/>
    <w:tmpl w:val="70B43FB6"/>
    <w:lvl w:ilvl="0" w:tplc="5AE22A4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D466F7B"/>
    <w:multiLevelType w:val="multilevel"/>
    <w:tmpl w:val="99AE5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7"/>
  </w:num>
  <w:num w:numId="3">
    <w:abstractNumId w:val="0"/>
  </w:num>
  <w:num w:numId="4">
    <w:abstractNumId w:val="4"/>
  </w:num>
  <w:num w:numId="5">
    <w:abstractNumId w:val="8"/>
  </w:num>
  <w:num w:numId="6">
    <w:abstractNumId w:val="5"/>
  </w:num>
  <w:num w:numId="7">
    <w:abstractNumId w:val="10"/>
  </w:num>
  <w:num w:numId="8">
    <w:abstractNumId w:val="6"/>
  </w:num>
  <w:num w:numId="9">
    <w:abstractNumId w:val="11"/>
  </w:num>
  <w:num w:numId="10">
    <w:abstractNumId w:val="2"/>
  </w:num>
  <w:num w:numId="11">
    <w:abstractNumId w:val="1"/>
  </w:num>
  <w:num w:numId="12">
    <w:abstractNumId w:val="3"/>
  </w:num>
  <w:num w:numId="1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宏中 李">
    <w15:presenceInfo w15:providerId="Windows Live" w15:userId="7ab16f4a6e272200"/>
  </w15:person>
  <w15:person w15:author="林柏言">
    <w15:presenceInfo w15:providerId="None" w15:userId="林柏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D5"/>
    <w:rsid w:val="00017635"/>
    <w:rsid w:val="00020148"/>
    <w:rsid w:val="00024265"/>
    <w:rsid w:val="0004037F"/>
    <w:rsid w:val="00040F26"/>
    <w:rsid w:val="000432B2"/>
    <w:rsid w:val="000527C5"/>
    <w:rsid w:val="00056D06"/>
    <w:rsid w:val="0006372C"/>
    <w:rsid w:val="00063CA0"/>
    <w:rsid w:val="00075015"/>
    <w:rsid w:val="000869BF"/>
    <w:rsid w:val="000A6F04"/>
    <w:rsid w:val="000C0614"/>
    <w:rsid w:val="000C1743"/>
    <w:rsid w:val="000C1F73"/>
    <w:rsid w:val="000E1A99"/>
    <w:rsid w:val="000E65AB"/>
    <w:rsid w:val="00100B37"/>
    <w:rsid w:val="00112494"/>
    <w:rsid w:val="00113B01"/>
    <w:rsid w:val="00114EA1"/>
    <w:rsid w:val="00120FFE"/>
    <w:rsid w:val="00134A35"/>
    <w:rsid w:val="00154CD5"/>
    <w:rsid w:val="00160AAA"/>
    <w:rsid w:val="00162A8A"/>
    <w:rsid w:val="00165D96"/>
    <w:rsid w:val="00184201"/>
    <w:rsid w:val="00197461"/>
    <w:rsid w:val="001A41DC"/>
    <w:rsid w:val="001A7344"/>
    <w:rsid w:val="001B1371"/>
    <w:rsid w:val="001D3C7C"/>
    <w:rsid w:val="001D64F4"/>
    <w:rsid w:val="001E2472"/>
    <w:rsid w:val="001F3CD2"/>
    <w:rsid w:val="001F4279"/>
    <w:rsid w:val="002025B4"/>
    <w:rsid w:val="002033F5"/>
    <w:rsid w:val="00212888"/>
    <w:rsid w:val="002332F2"/>
    <w:rsid w:val="00245B78"/>
    <w:rsid w:val="00257238"/>
    <w:rsid w:val="0026087F"/>
    <w:rsid w:val="00265037"/>
    <w:rsid w:val="00277FB6"/>
    <w:rsid w:val="00283D56"/>
    <w:rsid w:val="00293B1C"/>
    <w:rsid w:val="0029607A"/>
    <w:rsid w:val="002A4638"/>
    <w:rsid w:val="002C14E4"/>
    <w:rsid w:val="002C574D"/>
    <w:rsid w:val="002D2B24"/>
    <w:rsid w:val="002E38CE"/>
    <w:rsid w:val="002E4661"/>
    <w:rsid w:val="002E481A"/>
    <w:rsid w:val="002F4A90"/>
    <w:rsid w:val="00340D9B"/>
    <w:rsid w:val="003415F9"/>
    <w:rsid w:val="00346D3B"/>
    <w:rsid w:val="00362210"/>
    <w:rsid w:val="00374711"/>
    <w:rsid w:val="00385B98"/>
    <w:rsid w:val="003950C4"/>
    <w:rsid w:val="003C057D"/>
    <w:rsid w:val="003C691E"/>
    <w:rsid w:val="003E52DA"/>
    <w:rsid w:val="003F1C5B"/>
    <w:rsid w:val="003F2F8B"/>
    <w:rsid w:val="0040360F"/>
    <w:rsid w:val="00405510"/>
    <w:rsid w:val="004256D9"/>
    <w:rsid w:val="004350AE"/>
    <w:rsid w:val="00442F86"/>
    <w:rsid w:val="004466F9"/>
    <w:rsid w:val="00454CB3"/>
    <w:rsid w:val="00455DF0"/>
    <w:rsid w:val="004573CC"/>
    <w:rsid w:val="0046131B"/>
    <w:rsid w:val="00461A51"/>
    <w:rsid w:val="004661D1"/>
    <w:rsid w:val="00466C87"/>
    <w:rsid w:val="004767BA"/>
    <w:rsid w:val="004940DE"/>
    <w:rsid w:val="004A02B5"/>
    <w:rsid w:val="004A26D0"/>
    <w:rsid w:val="004A5C9F"/>
    <w:rsid w:val="004A7232"/>
    <w:rsid w:val="004B13A1"/>
    <w:rsid w:val="004C2016"/>
    <w:rsid w:val="004C5828"/>
    <w:rsid w:val="004E2928"/>
    <w:rsid w:val="00511B06"/>
    <w:rsid w:val="00521809"/>
    <w:rsid w:val="00522577"/>
    <w:rsid w:val="00526079"/>
    <w:rsid w:val="005757D1"/>
    <w:rsid w:val="00582188"/>
    <w:rsid w:val="00590287"/>
    <w:rsid w:val="00593DE4"/>
    <w:rsid w:val="005A03A9"/>
    <w:rsid w:val="005A0638"/>
    <w:rsid w:val="005A3B1B"/>
    <w:rsid w:val="005A6ECC"/>
    <w:rsid w:val="005B0810"/>
    <w:rsid w:val="005B2D4D"/>
    <w:rsid w:val="005C059E"/>
    <w:rsid w:val="005C6414"/>
    <w:rsid w:val="005D3C79"/>
    <w:rsid w:val="005E0E68"/>
    <w:rsid w:val="005E29A6"/>
    <w:rsid w:val="00603D08"/>
    <w:rsid w:val="00620D43"/>
    <w:rsid w:val="006212D5"/>
    <w:rsid w:val="00624BDC"/>
    <w:rsid w:val="006306DD"/>
    <w:rsid w:val="00635986"/>
    <w:rsid w:val="006406C2"/>
    <w:rsid w:val="006423C2"/>
    <w:rsid w:val="00645360"/>
    <w:rsid w:val="00652BD6"/>
    <w:rsid w:val="006619E8"/>
    <w:rsid w:val="0066671C"/>
    <w:rsid w:val="00667B91"/>
    <w:rsid w:val="00675424"/>
    <w:rsid w:val="006A3BE6"/>
    <w:rsid w:val="006B1B9F"/>
    <w:rsid w:val="006B273B"/>
    <w:rsid w:val="006B61AD"/>
    <w:rsid w:val="006D58EC"/>
    <w:rsid w:val="006E6D45"/>
    <w:rsid w:val="006F3C0F"/>
    <w:rsid w:val="00700321"/>
    <w:rsid w:val="00703B67"/>
    <w:rsid w:val="007272FB"/>
    <w:rsid w:val="0074725D"/>
    <w:rsid w:val="007621CB"/>
    <w:rsid w:val="007641E1"/>
    <w:rsid w:val="00767E72"/>
    <w:rsid w:val="00770355"/>
    <w:rsid w:val="00772D48"/>
    <w:rsid w:val="007851AC"/>
    <w:rsid w:val="007866F7"/>
    <w:rsid w:val="007915DA"/>
    <w:rsid w:val="00794708"/>
    <w:rsid w:val="007B13CE"/>
    <w:rsid w:val="007B167E"/>
    <w:rsid w:val="007C20C3"/>
    <w:rsid w:val="007D05BF"/>
    <w:rsid w:val="007D319D"/>
    <w:rsid w:val="007D3B6C"/>
    <w:rsid w:val="007F6CB5"/>
    <w:rsid w:val="00803EB0"/>
    <w:rsid w:val="00817EAF"/>
    <w:rsid w:val="00822E47"/>
    <w:rsid w:val="00823BFF"/>
    <w:rsid w:val="00830C43"/>
    <w:rsid w:val="00836FDE"/>
    <w:rsid w:val="008402BD"/>
    <w:rsid w:val="00850616"/>
    <w:rsid w:val="008626FE"/>
    <w:rsid w:val="00871637"/>
    <w:rsid w:val="00872BB2"/>
    <w:rsid w:val="008747C4"/>
    <w:rsid w:val="00874D5C"/>
    <w:rsid w:val="00880AE2"/>
    <w:rsid w:val="00883B4D"/>
    <w:rsid w:val="00883BF7"/>
    <w:rsid w:val="0088709F"/>
    <w:rsid w:val="0088752E"/>
    <w:rsid w:val="008A5C54"/>
    <w:rsid w:val="008B019E"/>
    <w:rsid w:val="008B3C1A"/>
    <w:rsid w:val="008D1A02"/>
    <w:rsid w:val="008D5048"/>
    <w:rsid w:val="008D7621"/>
    <w:rsid w:val="008E23C0"/>
    <w:rsid w:val="008F5418"/>
    <w:rsid w:val="00910C48"/>
    <w:rsid w:val="00932B3C"/>
    <w:rsid w:val="009339C4"/>
    <w:rsid w:val="009468DD"/>
    <w:rsid w:val="0098395C"/>
    <w:rsid w:val="009B175A"/>
    <w:rsid w:val="009B47C1"/>
    <w:rsid w:val="009C7634"/>
    <w:rsid w:val="009C7D6B"/>
    <w:rsid w:val="009D179B"/>
    <w:rsid w:val="009D3CA6"/>
    <w:rsid w:val="009F009E"/>
    <w:rsid w:val="00A066E1"/>
    <w:rsid w:val="00A1055B"/>
    <w:rsid w:val="00A17AE2"/>
    <w:rsid w:val="00A227A4"/>
    <w:rsid w:val="00A24183"/>
    <w:rsid w:val="00A261F5"/>
    <w:rsid w:val="00A4188A"/>
    <w:rsid w:val="00A56E38"/>
    <w:rsid w:val="00A6207B"/>
    <w:rsid w:val="00A630E5"/>
    <w:rsid w:val="00A66584"/>
    <w:rsid w:val="00A719FC"/>
    <w:rsid w:val="00A8596B"/>
    <w:rsid w:val="00A85D8B"/>
    <w:rsid w:val="00AA0CE2"/>
    <w:rsid w:val="00AA243F"/>
    <w:rsid w:val="00AA33EE"/>
    <w:rsid w:val="00AA61A3"/>
    <w:rsid w:val="00AA7AA8"/>
    <w:rsid w:val="00AB4CC5"/>
    <w:rsid w:val="00AC23A7"/>
    <w:rsid w:val="00AD14FA"/>
    <w:rsid w:val="00AE10AD"/>
    <w:rsid w:val="00AE2E3E"/>
    <w:rsid w:val="00AF1DA8"/>
    <w:rsid w:val="00AF1EEE"/>
    <w:rsid w:val="00AF4349"/>
    <w:rsid w:val="00AF5313"/>
    <w:rsid w:val="00B01369"/>
    <w:rsid w:val="00B077EA"/>
    <w:rsid w:val="00B232A1"/>
    <w:rsid w:val="00B23D16"/>
    <w:rsid w:val="00B314D4"/>
    <w:rsid w:val="00B37926"/>
    <w:rsid w:val="00B41A6D"/>
    <w:rsid w:val="00B41C78"/>
    <w:rsid w:val="00B63DD6"/>
    <w:rsid w:val="00B724BD"/>
    <w:rsid w:val="00B7280C"/>
    <w:rsid w:val="00B734C9"/>
    <w:rsid w:val="00B75681"/>
    <w:rsid w:val="00B82767"/>
    <w:rsid w:val="00B82A4F"/>
    <w:rsid w:val="00B84E98"/>
    <w:rsid w:val="00B95145"/>
    <w:rsid w:val="00B958AA"/>
    <w:rsid w:val="00B96370"/>
    <w:rsid w:val="00B968DD"/>
    <w:rsid w:val="00BA0F17"/>
    <w:rsid w:val="00BA1624"/>
    <w:rsid w:val="00BB56EF"/>
    <w:rsid w:val="00BD3468"/>
    <w:rsid w:val="00BD6B2B"/>
    <w:rsid w:val="00BE2CF8"/>
    <w:rsid w:val="00BF1228"/>
    <w:rsid w:val="00BF6D59"/>
    <w:rsid w:val="00C04D25"/>
    <w:rsid w:val="00C1387A"/>
    <w:rsid w:val="00C27BA1"/>
    <w:rsid w:val="00C41687"/>
    <w:rsid w:val="00C456C1"/>
    <w:rsid w:val="00C817E5"/>
    <w:rsid w:val="00C90EE6"/>
    <w:rsid w:val="00CA6AC7"/>
    <w:rsid w:val="00CB278B"/>
    <w:rsid w:val="00CB3ADA"/>
    <w:rsid w:val="00CB6E51"/>
    <w:rsid w:val="00CC50DC"/>
    <w:rsid w:val="00CC70ED"/>
    <w:rsid w:val="00CD2274"/>
    <w:rsid w:val="00CD2E1F"/>
    <w:rsid w:val="00CE42F9"/>
    <w:rsid w:val="00CE5D4D"/>
    <w:rsid w:val="00CE5F50"/>
    <w:rsid w:val="00CE6DE3"/>
    <w:rsid w:val="00CF3140"/>
    <w:rsid w:val="00D14955"/>
    <w:rsid w:val="00D22938"/>
    <w:rsid w:val="00D30A45"/>
    <w:rsid w:val="00D34487"/>
    <w:rsid w:val="00D408E0"/>
    <w:rsid w:val="00D4099F"/>
    <w:rsid w:val="00D41716"/>
    <w:rsid w:val="00D450FA"/>
    <w:rsid w:val="00D50B4F"/>
    <w:rsid w:val="00D51891"/>
    <w:rsid w:val="00D64FD5"/>
    <w:rsid w:val="00DA4297"/>
    <w:rsid w:val="00DA7167"/>
    <w:rsid w:val="00DB59C3"/>
    <w:rsid w:val="00DC78FC"/>
    <w:rsid w:val="00DD695D"/>
    <w:rsid w:val="00DD7A93"/>
    <w:rsid w:val="00DE3560"/>
    <w:rsid w:val="00DF49C8"/>
    <w:rsid w:val="00E056E1"/>
    <w:rsid w:val="00E06A86"/>
    <w:rsid w:val="00E2317A"/>
    <w:rsid w:val="00E2399C"/>
    <w:rsid w:val="00E2517C"/>
    <w:rsid w:val="00E25E36"/>
    <w:rsid w:val="00E363A1"/>
    <w:rsid w:val="00E47AFF"/>
    <w:rsid w:val="00E6367A"/>
    <w:rsid w:val="00E721BF"/>
    <w:rsid w:val="00E769F2"/>
    <w:rsid w:val="00E87F95"/>
    <w:rsid w:val="00EA20E0"/>
    <w:rsid w:val="00EA352B"/>
    <w:rsid w:val="00EA39F7"/>
    <w:rsid w:val="00EC3005"/>
    <w:rsid w:val="00EC4C04"/>
    <w:rsid w:val="00EC565B"/>
    <w:rsid w:val="00ED72AB"/>
    <w:rsid w:val="00EE22C6"/>
    <w:rsid w:val="00EE272C"/>
    <w:rsid w:val="00EE570B"/>
    <w:rsid w:val="00EF22B1"/>
    <w:rsid w:val="00F001F7"/>
    <w:rsid w:val="00F007FC"/>
    <w:rsid w:val="00F0426B"/>
    <w:rsid w:val="00F115E5"/>
    <w:rsid w:val="00F1362A"/>
    <w:rsid w:val="00F26BE2"/>
    <w:rsid w:val="00F442F2"/>
    <w:rsid w:val="00F46053"/>
    <w:rsid w:val="00F72636"/>
    <w:rsid w:val="00F81140"/>
    <w:rsid w:val="00F8372B"/>
    <w:rsid w:val="00F92A2E"/>
    <w:rsid w:val="00F939DE"/>
    <w:rsid w:val="00F9700F"/>
    <w:rsid w:val="00FA449B"/>
    <w:rsid w:val="00FB7607"/>
    <w:rsid w:val="00FC1E01"/>
    <w:rsid w:val="00FD3E8A"/>
    <w:rsid w:val="00FD7F82"/>
    <w:rsid w:val="00FF56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47B2D"/>
  <w15:chartTrackingRefBased/>
  <w15:docId w15:val="{D77B0617-CA0A-435F-871D-966E9264F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3A1"/>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3B01"/>
    <w:pPr>
      <w:ind w:leftChars="200" w:left="480"/>
    </w:pPr>
  </w:style>
  <w:style w:type="paragraph" w:styleId="Web">
    <w:name w:val="Normal (Web)"/>
    <w:basedOn w:val="a"/>
    <w:uiPriority w:val="99"/>
    <w:semiHidden/>
    <w:unhideWhenUsed/>
    <w:rsid w:val="00FD3E8A"/>
    <w:rPr>
      <w:rFonts w:ascii="Times New Roman" w:hAnsi="Times New Roman" w:cs="Times New Roman"/>
      <w:szCs w:val="24"/>
    </w:rPr>
  </w:style>
  <w:style w:type="paragraph" w:styleId="a4">
    <w:name w:val="header"/>
    <w:basedOn w:val="a"/>
    <w:link w:val="a5"/>
    <w:uiPriority w:val="99"/>
    <w:unhideWhenUsed/>
    <w:rsid w:val="007915DA"/>
    <w:pPr>
      <w:tabs>
        <w:tab w:val="center" w:pos="4153"/>
        <w:tab w:val="right" w:pos="8306"/>
      </w:tabs>
      <w:snapToGrid w:val="0"/>
    </w:pPr>
    <w:rPr>
      <w:sz w:val="20"/>
      <w:szCs w:val="20"/>
    </w:rPr>
  </w:style>
  <w:style w:type="character" w:customStyle="1" w:styleId="a5">
    <w:name w:val="頁首 字元"/>
    <w:basedOn w:val="a0"/>
    <w:link w:val="a4"/>
    <w:uiPriority w:val="99"/>
    <w:rsid w:val="007915DA"/>
    <w:rPr>
      <w:sz w:val="20"/>
      <w:szCs w:val="20"/>
    </w:rPr>
  </w:style>
  <w:style w:type="paragraph" w:styleId="a6">
    <w:name w:val="footer"/>
    <w:basedOn w:val="a"/>
    <w:link w:val="a7"/>
    <w:uiPriority w:val="99"/>
    <w:unhideWhenUsed/>
    <w:rsid w:val="007915DA"/>
    <w:pPr>
      <w:tabs>
        <w:tab w:val="center" w:pos="4153"/>
        <w:tab w:val="right" w:pos="8306"/>
      </w:tabs>
      <w:snapToGrid w:val="0"/>
    </w:pPr>
    <w:rPr>
      <w:sz w:val="20"/>
      <w:szCs w:val="20"/>
    </w:rPr>
  </w:style>
  <w:style w:type="character" w:customStyle="1" w:styleId="a7">
    <w:name w:val="頁尾 字元"/>
    <w:basedOn w:val="a0"/>
    <w:link w:val="a6"/>
    <w:uiPriority w:val="99"/>
    <w:rsid w:val="007915DA"/>
    <w:rPr>
      <w:sz w:val="20"/>
      <w:szCs w:val="20"/>
    </w:rPr>
  </w:style>
  <w:style w:type="table" w:styleId="a8">
    <w:name w:val="Table Grid"/>
    <w:basedOn w:val="a1"/>
    <w:uiPriority w:val="39"/>
    <w:rsid w:val="00B63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9B47C1"/>
    <w:rPr>
      <w:sz w:val="18"/>
      <w:szCs w:val="18"/>
    </w:rPr>
  </w:style>
  <w:style w:type="paragraph" w:styleId="aa">
    <w:name w:val="annotation text"/>
    <w:basedOn w:val="a"/>
    <w:link w:val="ab"/>
    <w:uiPriority w:val="99"/>
    <w:semiHidden/>
    <w:unhideWhenUsed/>
    <w:rsid w:val="009B47C1"/>
  </w:style>
  <w:style w:type="character" w:customStyle="1" w:styleId="ab">
    <w:name w:val="註解文字 字元"/>
    <w:basedOn w:val="a0"/>
    <w:link w:val="aa"/>
    <w:uiPriority w:val="99"/>
    <w:semiHidden/>
    <w:rsid w:val="009B47C1"/>
  </w:style>
  <w:style w:type="paragraph" w:styleId="ac">
    <w:name w:val="annotation subject"/>
    <w:basedOn w:val="aa"/>
    <w:next w:val="aa"/>
    <w:link w:val="ad"/>
    <w:uiPriority w:val="99"/>
    <w:semiHidden/>
    <w:unhideWhenUsed/>
    <w:rsid w:val="009B47C1"/>
    <w:rPr>
      <w:b/>
      <w:bCs/>
    </w:rPr>
  </w:style>
  <w:style w:type="character" w:customStyle="1" w:styleId="ad">
    <w:name w:val="註解主旨 字元"/>
    <w:basedOn w:val="ab"/>
    <w:link w:val="ac"/>
    <w:uiPriority w:val="99"/>
    <w:semiHidden/>
    <w:rsid w:val="009B47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7534">
      <w:bodyDiv w:val="1"/>
      <w:marLeft w:val="0"/>
      <w:marRight w:val="0"/>
      <w:marTop w:val="0"/>
      <w:marBottom w:val="0"/>
      <w:divBdr>
        <w:top w:val="none" w:sz="0" w:space="0" w:color="auto"/>
        <w:left w:val="none" w:sz="0" w:space="0" w:color="auto"/>
        <w:bottom w:val="none" w:sz="0" w:space="0" w:color="auto"/>
        <w:right w:val="none" w:sz="0" w:space="0" w:color="auto"/>
      </w:divBdr>
    </w:div>
    <w:div w:id="115487943">
      <w:bodyDiv w:val="1"/>
      <w:marLeft w:val="0"/>
      <w:marRight w:val="0"/>
      <w:marTop w:val="0"/>
      <w:marBottom w:val="0"/>
      <w:divBdr>
        <w:top w:val="none" w:sz="0" w:space="0" w:color="auto"/>
        <w:left w:val="none" w:sz="0" w:space="0" w:color="auto"/>
        <w:bottom w:val="none" w:sz="0" w:space="0" w:color="auto"/>
        <w:right w:val="none" w:sz="0" w:space="0" w:color="auto"/>
      </w:divBdr>
      <w:divsChild>
        <w:div w:id="818041083">
          <w:marLeft w:val="0"/>
          <w:marRight w:val="0"/>
          <w:marTop w:val="0"/>
          <w:marBottom w:val="0"/>
          <w:divBdr>
            <w:top w:val="none" w:sz="0" w:space="0" w:color="auto"/>
            <w:left w:val="none" w:sz="0" w:space="0" w:color="auto"/>
            <w:bottom w:val="none" w:sz="0" w:space="0" w:color="auto"/>
            <w:right w:val="none" w:sz="0" w:space="0" w:color="auto"/>
          </w:divBdr>
          <w:divsChild>
            <w:div w:id="158460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0775">
      <w:bodyDiv w:val="1"/>
      <w:marLeft w:val="0"/>
      <w:marRight w:val="0"/>
      <w:marTop w:val="0"/>
      <w:marBottom w:val="0"/>
      <w:divBdr>
        <w:top w:val="none" w:sz="0" w:space="0" w:color="auto"/>
        <w:left w:val="none" w:sz="0" w:space="0" w:color="auto"/>
        <w:bottom w:val="none" w:sz="0" w:space="0" w:color="auto"/>
        <w:right w:val="none" w:sz="0" w:space="0" w:color="auto"/>
      </w:divBdr>
    </w:div>
    <w:div w:id="296765361">
      <w:bodyDiv w:val="1"/>
      <w:marLeft w:val="0"/>
      <w:marRight w:val="0"/>
      <w:marTop w:val="0"/>
      <w:marBottom w:val="0"/>
      <w:divBdr>
        <w:top w:val="none" w:sz="0" w:space="0" w:color="auto"/>
        <w:left w:val="none" w:sz="0" w:space="0" w:color="auto"/>
        <w:bottom w:val="none" w:sz="0" w:space="0" w:color="auto"/>
        <w:right w:val="none" w:sz="0" w:space="0" w:color="auto"/>
      </w:divBdr>
    </w:div>
    <w:div w:id="308557282">
      <w:bodyDiv w:val="1"/>
      <w:marLeft w:val="0"/>
      <w:marRight w:val="0"/>
      <w:marTop w:val="0"/>
      <w:marBottom w:val="0"/>
      <w:divBdr>
        <w:top w:val="none" w:sz="0" w:space="0" w:color="auto"/>
        <w:left w:val="none" w:sz="0" w:space="0" w:color="auto"/>
        <w:bottom w:val="none" w:sz="0" w:space="0" w:color="auto"/>
        <w:right w:val="none" w:sz="0" w:space="0" w:color="auto"/>
      </w:divBdr>
    </w:div>
    <w:div w:id="346567721">
      <w:bodyDiv w:val="1"/>
      <w:marLeft w:val="0"/>
      <w:marRight w:val="0"/>
      <w:marTop w:val="0"/>
      <w:marBottom w:val="0"/>
      <w:divBdr>
        <w:top w:val="none" w:sz="0" w:space="0" w:color="auto"/>
        <w:left w:val="none" w:sz="0" w:space="0" w:color="auto"/>
        <w:bottom w:val="none" w:sz="0" w:space="0" w:color="auto"/>
        <w:right w:val="none" w:sz="0" w:space="0" w:color="auto"/>
      </w:divBdr>
    </w:div>
    <w:div w:id="348023534">
      <w:bodyDiv w:val="1"/>
      <w:marLeft w:val="0"/>
      <w:marRight w:val="0"/>
      <w:marTop w:val="0"/>
      <w:marBottom w:val="0"/>
      <w:divBdr>
        <w:top w:val="none" w:sz="0" w:space="0" w:color="auto"/>
        <w:left w:val="none" w:sz="0" w:space="0" w:color="auto"/>
        <w:bottom w:val="none" w:sz="0" w:space="0" w:color="auto"/>
        <w:right w:val="none" w:sz="0" w:space="0" w:color="auto"/>
      </w:divBdr>
    </w:div>
    <w:div w:id="348484799">
      <w:bodyDiv w:val="1"/>
      <w:marLeft w:val="0"/>
      <w:marRight w:val="0"/>
      <w:marTop w:val="0"/>
      <w:marBottom w:val="0"/>
      <w:divBdr>
        <w:top w:val="none" w:sz="0" w:space="0" w:color="auto"/>
        <w:left w:val="none" w:sz="0" w:space="0" w:color="auto"/>
        <w:bottom w:val="none" w:sz="0" w:space="0" w:color="auto"/>
        <w:right w:val="none" w:sz="0" w:space="0" w:color="auto"/>
      </w:divBdr>
      <w:divsChild>
        <w:div w:id="2039118096">
          <w:marLeft w:val="0"/>
          <w:marRight w:val="0"/>
          <w:marTop w:val="0"/>
          <w:marBottom w:val="0"/>
          <w:divBdr>
            <w:top w:val="none" w:sz="0" w:space="0" w:color="auto"/>
            <w:left w:val="none" w:sz="0" w:space="0" w:color="auto"/>
            <w:bottom w:val="none" w:sz="0" w:space="0" w:color="auto"/>
            <w:right w:val="none" w:sz="0" w:space="0" w:color="auto"/>
          </w:divBdr>
          <w:divsChild>
            <w:div w:id="4966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16411">
      <w:bodyDiv w:val="1"/>
      <w:marLeft w:val="0"/>
      <w:marRight w:val="0"/>
      <w:marTop w:val="0"/>
      <w:marBottom w:val="0"/>
      <w:divBdr>
        <w:top w:val="none" w:sz="0" w:space="0" w:color="auto"/>
        <w:left w:val="none" w:sz="0" w:space="0" w:color="auto"/>
        <w:bottom w:val="none" w:sz="0" w:space="0" w:color="auto"/>
        <w:right w:val="none" w:sz="0" w:space="0" w:color="auto"/>
      </w:divBdr>
    </w:div>
    <w:div w:id="386880724">
      <w:bodyDiv w:val="1"/>
      <w:marLeft w:val="0"/>
      <w:marRight w:val="0"/>
      <w:marTop w:val="0"/>
      <w:marBottom w:val="0"/>
      <w:divBdr>
        <w:top w:val="none" w:sz="0" w:space="0" w:color="auto"/>
        <w:left w:val="none" w:sz="0" w:space="0" w:color="auto"/>
        <w:bottom w:val="none" w:sz="0" w:space="0" w:color="auto"/>
        <w:right w:val="none" w:sz="0" w:space="0" w:color="auto"/>
      </w:divBdr>
      <w:divsChild>
        <w:div w:id="1322655280">
          <w:marLeft w:val="0"/>
          <w:marRight w:val="0"/>
          <w:marTop w:val="0"/>
          <w:marBottom w:val="0"/>
          <w:divBdr>
            <w:top w:val="none" w:sz="0" w:space="0" w:color="auto"/>
            <w:left w:val="none" w:sz="0" w:space="0" w:color="auto"/>
            <w:bottom w:val="none" w:sz="0" w:space="0" w:color="auto"/>
            <w:right w:val="none" w:sz="0" w:space="0" w:color="auto"/>
          </w:divBdr>
          <w:divsChild>
            <w:div w:id="2978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5974">
      <w:bodyDiv w:val="1"/>
      <w:marLeft w:val="0"/>
      <w:marRight w:val="0"/>
      <w:marTop w:val="0"/>
      <w:marBottom w:val="0"/>
      <w:divBdr>
        <w:top w:val="none" w:sz="0" w:space="0" w:color="auto"/>
        <w:left w:val="none" w:sz="0" w:space="0" w:color="auto"/>
        <w:bottom w:val="none" w:sz="0" w:space="0" w:color="auto"/>
        <w:right w:val="none" w:sz="0" w:space="0" w:color="auto"/>
      </w:divBdr>
    </w:div>
    <w:div w:id="686756662">
      <w:bodyDiv w:val="1"/>
      <w:marLeft w:val="0"/>
      <w:marRight w:val="0"/>
      <w:marTop w:val="0"/>
      <w:marBottom w:val="0"/>
      <w:divBdr>
        <w:top w:val="none" w:sz="0" w:space="0" w:color="auto"/>
        <w:left w:val="none" w:sz="0" w:space="0" w:color="auto"/>
        <w:bottom w:val="none" w:sz="0" w:space="0" w:color="auto"/>
        <w:right w:val="none" w:sz="0" w:space="0" w:color="auto"/>
      </w:divBdr>
    </w:div>
    <w:div w:id="686980618">
      <w:bodyDiv w:val="1"/>
      <w:marLeft w:val="0"/>
      <w:marRight w:val="0"/>
      <w:marTop w:val="0"/>
      <w:marBottom w:val="0"/>
      <w:divBdr>
        <w:top w:val="none" w:sz="0" w:space="0" w:color="auto"/>
        <w:left w:val="none" w:sz="0" w:space="0" w:color="auto"/>
        <w:bottom w:val="none" w:sz="0" w:space="0" w:color="auto"/>
        <w:right w:val="none" w:sz="0" w:space="0" w:color="auto"/>
      </w:divBdr>
    </w:div>
    <w:div w:id="769156170">
      <w:bodyDiv w:val="1"/>
      <w:marLeft w:val="0"/>
      <w:marRight w:val="0"/>
      <w:marTop w:val="0"/>
      <w:marBottom w:val="0"/>
      <w:divBdr>
        <w:top w:val="none" w:sz="0" w:space="0" w:color="auto"/>
        <w:left w:val="none" w:sz="0" w:space="0" w:color="auto"/>
        <w:bottom w:val="none" w:sz="0" w:space="0" w:color="auto"/>
        <w:right w:val="none" w:sz="0" w:space="0" w:color="auto"/>
      </w:divBdr>
    </w:div>
    <w:div w:id="864951971">
      <w:bodyDiv w:val="1"/>
      <w:marLeft w:val="0"/>
      <w:marRight w:val="0"/>
      <w:marTop w:val="0"/>
      <w:marBottom w:val="0"/>
      <w:divBdr>
        <w:top w:val="none" w:sz="0" w:space="0" w:color="auto"/>
        <w:left w:val="none" w:sz="0" w:space="0" w:color="auto"/>
        <w:bottom w:val="none" w:sz="0" w:space="0" w:color="auto"/>
        <w:right w:val="none" w:sz="0" w:space="0" w:color="auto"/>
      </w:divBdr>
    </w:div>
    <w:div w:id="933827890">
      <w:bodyDiv w:val="1"/>
      <w:marLeft w:val="0"/>
      <w:marRight w:val="0"/>
      <w:marTop w:val="0"/>
      <w:marBottom w:val="0"/>
      <w:divBdr>
        <w:top w:val="none" w:sz="0" w:space="0" w:color="auto"/>
        <w:left w:val="none" w:sz="0" w:space="0" w:color="auto"/>
        <w:bottom w:val="none" w:sz="0" w:space="0" w:color="auto"/>
        <w:right w:val="none" w:sz="0" w:space="0" w:color="auto"/>
      </w:divBdr>
    </w:div>
    <w:div w:id="961039440">
      <w:bodyDiv w:val="1"/>
      <w:marLeft w:val="0"/>
      <w:marRight w:val="0"/>
      <w:marTop w:val="0"/>
      <w:marBottom w:val="0"/>
      <w:divBdr>
        <w:top w:val="none" w:sz="0" w:space="0" w:color="auto"/>
        <w:left w:val="none" w:sz="0" w:space="0" w:color="auto"/>
        <w:bottom w:val="none" w:sz="0" w:space="0" w:color="auto"/>
        <w:right w:val="none" w:sz="0" w:space="0" w:color="auto"/>
      </w:divBdr>
    </w:div>
    <w:div w:id="1042175674">
      <w:bodyDiv w:val="1"/>
      <w:marLeft w:val="0"/>
      <w:marRight w:val="0"/>
      <w:marTop w:val="0"/>
      <w:marBottom w:val="0"/>
      <w:divBdr>
        <w:top w:val="none" w:sz="0" w:space="0" w:color="auto"/>
        <w:left w:val="none" w:sz="0" w:space="0" w:color="auto"/>
        <w:bottom w:val="none" w:sz="0" w:space="0" w:color="auto"/>
        <w:right w:val="none" w:sz="0" w:space="0" w:color="auto"/>
      </w:divBdr>
    </w:div>
    <w:div w:id="1065301778">
      <w:bodyDiv w:val="1"/>
      <w:marLeft w:val="0"/>
      <w:marRight w:val="0"/>
      <w:marTop w:val="0"/>
      <w:marBottom w:val="0"/>
      <w:divBdr>
        <w:top w:val="none" w:sz="0" w:space="0" w:color="auto"/>
        <w:left w:val="none" w:sz="0" w:space="0" w:color="auto"/>
        <w:bottom w:val="none" w:sz="0" w:space="0" w:color="auto"/>
        <w:right w:val="none" w:sz="0" w:space="0" w:color="auto"/>
      </w:divBdr>
    </w:div>
    <w:div w:id="1167591937">
      <w:bodyDiv w:val="1"/>
      <w:marLeft w:val="0"/>
      <w:marRight w:val="0"/>
      <w:marTop w:val="0"/>
      <w:marBottom w:val="0"/>
      <w:divBdr>
        <w:top w:val="none" w:sz="0" w:space="0" w:color="auto"/>
        <w:left w:val="none" w:sz="0" w:space="0" w:color="auto"/>
        <w:bottom w:val="none" w:sz="0" w:space="0" w:color="auto"/>
        <w:right w:val="none" w:sz="0" w:space="0" w:color="auto"/>
      </w:divBdr>
    </w:div>
    <w:div w:id="1198854060">
      <w:bodyDiv w:val="1"/>
      <w:marLeft w:val="0"/>
      <w:marRight w:val="0"/>
      <w:marTop w:val="0"/>
      <w:marBottom w:val="0"/>
      <w:divBdr>
        <w:top w:val="none" w:sz="0" w:space="0" w:color="auto"/>
        <w:left w:val="none" w:sz="0" w:space="0" w:color="auto"/>
        <w:bottom w:val="none" w:sz="0" w:space="0" w:color="auto"/>
        <w:right w:val="none" w:sz="0" w:space="0" w:color="auto"/>
      </w:divBdr>
    </w:div>
    <w:div w:id="1314332727">
      <w:bodyDiv w:val="1"/>
      <w:marLeft w:val="0"/>
      <w:marRight w:val="0"/>
      <w:marTop w:val="0"/>
      <w:marBottom w:val="0"/>
      <w:divBdr>
        <w:top w:val="none" w:sz="0" w:space="0" w:color="auto"/>
        <w:left w:val="none" w:sz="0" w:space="0" w:color="auto"/>
        <w:bottom w:val="none" w:sz="0" w:space="0" w:color="auto"/>
        <w:right w:val="none" w:sz="0" w:space="0" w:color="auto"/>
      </w:divBdr>
    </w:div>
    <w:div w:id="1417901286">
      <w:bodyDiv w:val="1"/>
      <w:marLeft w:val="0"/>
      <w:marRight w:val="0"/>
      <w:marTop w:val="0"/>
      <w:marBottom w:val="0"/>
      <w:divBdr>
        <w:top w:val="none" w:sz="0" w:space="0" w:color="auto"/>
        <w:left w:val="none" w:sz="0" w:space="0" w:color="auto"/>
        <w:bottom w:val="none" w:sz="0" w:space="0" w:color="auto"/>
        <w:right w:val="none" w:sz="0" w:space="0" w:color="auto"/>
      </w:divBdr>
    </w:div>
    <w:div w:id="1422487510">
      <w:bodyDiv w:val="1"/>
      <w:marLeft w:val="0"/>
      <w:marRight w:val="0"/>
      <w:marTop w:val="0"/>
      <w:marBottom w:val="0"/>
      <w:divBdr>
        <w:top w:val="none" w:sz="0" w:space="0" w:color="auto"/>
        <w:left w:val="none" w:sz="0" w:space="0" w:color="auto"/>
        <w:bottom w:val="none" w:sz="0" w:space="0" w:color="auto"/>
        <w:right w:val="none" w:sz="0" w:space="0" w:color="auto"/>
      </w:divBdr>
    </w:div>
    <w:div w:id="1600915340">
      <w:bodyDiv w:val="1"/>
      <w:marLeft w:val="0"/>
      <w:marRight w:val="0"/>
      <w:marTop w:val="0"/>
      <w:marBottom w:val="0"/>
      <w:divBdr>
        <w:top w:val="none" w:sz="0" w:space="0" w:color="auto"/>
        <w:left w:val="none" w:sz="0" w:space="0" w:color="auto"/>
        <w:bottom w:val="none" w:sz="0" w:space="0" w:color="auto"/>
        <w:right w:val="none" w:sz="0" w:space="0" w:color="auto"/>
      </w:divBdr>
    </w:div>
    <w:div w:id="1705519883">
      <w:bodyDiv w:val="1"/>
      <w:marLeft w:val="0"/>
      <w:marRight w:val="0"/>
      <w:marTop w:val="0"/>
      <w:marBottom w:val="0"/>
      <w:divBdr>
        <w:top w:val="none" w:sz="0" w:space="0" w:color="auto"/>
        <w:left w:val="none" w:sz="0" w:space="0" w:color="auto"/>
        <w:bottom w:val="none" w:sz="0" w:space="0" w:color="auto"/>
        <w:right w:val="none" w:sz="0" w:space="0" w:color="auto"/>
      </w:divBdr>
    </w:div>
    <w:div w:id="1708407149">
      <w:bodyDiv w:val="1"/>
      <w:marLeft w:val="0"/>
      <w:marRight w:val="0"/>
      <w:marTop w:val="0"/>
      <w:marBottom w:val="0"/>
      <w:divBdr>
        <w:top w:val="none" w:sz="0" w:space="0" w:color="auto"/>
        <w:left w:val="none" w:sz="0" w:space="0" w:color="auto"/>
        <w:bottom w:val="none" w:sz="0" w:space="0" w:color="auto"/>
        <w:right w:val="none" w:sz="0" w:space="0" w:color="auto"/>
      </w:divBdr>
    </w:div>
    <w:div w:id="1957520181">
      <w:bodyDiv w:val="1"/>
      <w:marLeft w:val="0"/>
      <w:marRight w:val="0"/>
      <w:marTop w:val="0"/>
      <w:marBottom w:val="0"/>
      <w:divBdr>
        <w:top w:val="none" w:sz="0" w:space="0" w:color="auto"/>
        <w:left w:val="none" w:sz="0" w:space="0" w:color="auto"/>
        <w:bottom w:val="none" w:sz="0" w:space="0" w:color="auto"/>
        <w:right w:val="none" w:sz="0" w:space="0" w:color="auto"/>
      </w:divBdr>
    </w:div>
    <w:div w:id="1998457678">
      <w:bodyDiv w:val="1"/>
      <w:marLeft w:val="0"/>
      <w:marRight w:val="0"/>
      <w:marTop w:val="0"/>
      <w:marBottom w:val="0"/>
      <w:divBdr>
        <w:top w:val="none" w:sz="0" w:space="0" w:color="auto"/>
        <w:left w:val="none" w:sz="0" w:space="0" w:color="auto"/>
        <w:bottom w:val="none" w:sz="0" w:space="0" w:color="auto"/>
        <w:right w:val="none" w:sz="0" w:space="0" w:color="auto"/>
      </w:divBdr>
    </w:div>
    <w:div w:id="2039116428">
      <w:bodyDiv w:val="1"/>
      <w:marLeft w:val="0"/>
      <w:marRight w:val="0"/>
      <w:marTop w:val="0"/>
      <w:marBottom w:val="0"/>
      <w:divBdr>
        <w:top w:val="none" w:sz="0" w:space="0" w:color="auto"/>
        <w:left w:val="none" w:sz="0" w:space="0" w:color="auto"/>
        <w:bottom w:val="none" w:sz="0" w:space="0" w:color="auto"/>
        <w:right w:val="none" w:sz="0" w:space="0" w:color="auto"/>
      </w:divBdr>
    </w:div>
    <w:div w:id="2066366404">
      <w:bodyDiv w:val="1"/>
      <w:marLeft w:val="0"/>
      <w:marRight w:val="0"/>
      <w:marTop w:val="0"/>
      <w:marBottom w:val="0"/>
      <w:divBdr>
        <w:top w:val="none" w:sz="0" w:space="0" w:color="auto"/>
        <w:left w:val="none" w:sz="0" w:space="0" w:color="auto"/>
        <w:bottom w:val="none" w:sz="0" w:space="0" w:color="auto"/>
        <w:right w:val="none" w:sz="0" w:space="0" w:color="auto"/>
      </w:divBdr>
    </w:div>
    <w:div w:id="2069958131">
      <w:bodyDiv w:val="1"/>
      <w:marLeft w:val="0"/>
      <w:marRight w:val="0"/>
      <w:marTop w:val="0"/>
      <w:marBottom w:val="0"/>
      <w:divBdr>
        <w:top w:val="none" w:sz="0" w:space="0" w:color="auto"/>
        <w:left w:val="none" w:sz="0" w:space="0" w:color="auto"/>
        <w:bottom w:val="none" w:sz="0" w:space="0" w:color="auto"/>
        <w:right w:val="none" w:sz="0" w:space="0" w:color="auto"/>
      </w:divBdr>
    </w:div>
    <w:div w:id="210144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D218A-B79D-478B-8271-897372DB5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4883</TotalTime>
  <Pages>12</Pages>
  <Words>1621</Words>
  <Characters>9240</Characters>
  <Application>Microsoft Office Word</Application>
  <DocSecurity>0</DocSecurity>
  <Lines>77</Lines>
  <Paragraphs>21</Paragraphs>
  <ScaleCrop>false</ScaleCrop>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林柏言</cp:lastModifiedBy>
  <cp:revision>288</cp:revision>
  <dcterms:created xsi:type="dcterms:W3CDTF">2025-12-13T07:11:00Z</dcterms:created>
  <dcterms:modified xsi:type="dcterms:W3CDTF">2026-02-19T07:13:00Z</dcterms:modified>
</cp:coreProperties>
</file>